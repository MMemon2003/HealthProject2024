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DBCFA" w14:textId="5376D39B" w:rsidR="00124F75" w:rsidRPr="0033188B" w:rsidRDefault="0029339A" w:rsidP="0033188B">
      <w:pPr>
        <w:pStyle w:val="Heading1"/>
        <w:jc w:val="center"/>
        <w:rPr>
          <w:rFonts w:ascii="Calibri" w:eastAsia="Calibri" w:hAnsi="Calibri" w:cs="Calibri"/>
          <w:color w:val="FF0000"/>
          <w:sz w:val="36"/>
          <w:szCs w:val="36"/>
        </w:rPr>
      </w:pPr>
      <w:r w:rsidRPr="0033188B">
        <w:rPr>
          <w:color w:val="FF0000"/>
          <w:sz w:val="48"/>
          <w:szCs w:val="48"/>
        </w:rPr>
        <w:t xml:space="preserve">Health </w:t>
      </w:r>
      <w:r w:rsidR="00124F75" w:rsidRPr="0033188B">
        <w:rPr>
          <w:color w:val="FF0000"/>
          <w:sz w:val="48"/>
          <w:szCs w:val="48"/>
        </w:rPr>
        <w:t xml:space="preserve">Project </w:t>
      </w:r>
      <w:r w:rsidRPr="0033188B">
        <w:rPr>
          <w:color w:val="FF0000"/>
          <w:sz w:val="48"/>
          <w:szCs w:val="48"/>
        </w:rPr>
        <w:t>2024</w:t>
      </w:r>
    </w:p>
    <w:p w14:paraId="6AC7A367" w14:textId="77777777" w:rsidR="00124F75" w:rsidRDefault="00124F75" w:rsidP="0029339A">
      <w:pPr>
        <w:pBdr>
          <w:bottom w:val="single" w:sz="4" w:space="1" w:color="auto"/>
        </w:pBdr>
        <w:spacing w:after="0"/>
        <w:jc w:val="center"/>
      </w:pPr>
    </w:p>
    <w:p w14:paraId="07D4856E" w14:textId="77777777" w:rsidR="00124F75" w:rsidRDefault="00124F75" w:rsidP="0029339A">
      <w:pPr>
        <w:pStyle w:val="Heading2"/>
        <w:pBdr>
          <w:bottom w:val="single" w:sz="4" w:space="1" w:color="auto"/>
        </w:pBdr>
        <w:jc w:val="center"/>
      </w:pPr>
      <w:bookmarkStart w:id="0" w:name="_Toc158429220"/>
      <w:r w:rsidRPr="7216D891">
        <w:t>Course: ELTC H3024 Project Part 2</w:t>
      </w:r>
      <w:bookmarkEnd w:id="0"/>
    </w:p>
    <w:p w14:paraId="7F0F8CB9" w14:textId="77777777" w:rsidR="00124F75" w:rsidRDefault="00124F75" w:rsidP="0029339A">
      <w:pPr>
        <w:pBdr>
          <w:bottom w:val="single" w:sz="4" w:space="1" w:color="auto"/>
        </w:pBdr>
        <w:spacing w:after="0"/>
        <w:jc w:val="center"/>
      </w:pPr>
    </w:p>
    <w:p w14:paraId="12968527" w14:textId="1046216A" w:rsidR="00124F75" w:rsidRDefault="00124F75" w:rsidP="0029339A">
      <w:pPr>
        <w:pStyle w:val="Heading2"/>
        <w:pBdr>
          <w:bottom w:val="single" w:sz="4" w:space="1" w:color="auto"/>
        </w:pBdr>
        <w:jc w:val="center"/>
      </w:pPr>
      <w:bookmarkStart w:id="1" w:name="_Toc158429221"/>
      <w:r w:rsidRPr="7216D891">
        <w:t>Supervisor: [</w:t>
      </w:r>
      <w:r w:rsidR="00FA3E47">
        <w:t>Mark Deegan</w:t>
      </w:r>
      <w:r w:rsidRPr="7216D891">
        <w:t>]</w:t>
      </w:r>
      <w:bookmarkEnd w:id="1"/>
    </w:p>
    <w:p w14:paraId="337EEB08" w14:textId="77777777" w:rsidR="00124F75" w:rsidRDefault="00124F75" w:rsidP="0029339A">
      <w:pPr>
        <w:pBdr>
          <w:bottom w:val="single" w:sz="4" w:space="1" w:color="auto"/>
        </w:pBdr>
        <w:spacing w:after="0"/>
        <w:jc w:val="center"/>
      </w:pPr>
    </w:p>
    <w:p w14:paraId="270B5EC9" w14:textId="70182B71" w:rsidR="00124F75" w:rsidRDefault="00124F75" w:rsidP="0029339A">
      <w:pPr>
        <w:pStyle w:val="Heading2"/>
        <w:pBdr>
          <w:bottom w:val="single" w:sz="4" w:space="1" w:color="auto"/>
        </w:pBdr>
        <w:jc w:val="center"/>
      </w:pPr>
      <w:bookmarkStart w:id="2" w:name="_Toc158429222"/>
      <w:r w:rsidRPr="7216D891">
        <w:t>Project Title: [</w:t>
      </w:r>
      <w:r w:rsidR="00711B2F">
        <w:t>GP Virtual Monitoring System</w:t>
      </w:r>
      <w:r w:rsidRPr="7216D891">
        <w:t>]</w:t>
      </w:r>
      <w:bookmarkEnd w:id="2"/>
    </w:p>
    <w:p w14:paraId="2BDD0110" w14:textId="77777777" w:rsidR="00F36E68" w:rsidRPr="00D6632D" w:rsidRDefault="00F36E68" w:rsidP="00F36E68">
      <w:pPr>
        <w:rPr>
          <w:sz w:val="16"/>
          <w:szCs w:val="16"/>
        </w:rPr>
      </w:pPr>
    </w:p>
    <w:sdt>
      <w:sdtPr>
        <w:rPr>
          <w:rFonts w:asciiTheme="minorHAnsi" w:eastAsiaTheme="minorHAnsi" w:hAnsiTheme="minorHAnsi" w:cstheme="minorBidi"/>
          <w:color w:val="auto"/>
          <w:sz w:val="22"/>
          <w:szCs w:val="22"/>
          <w:lang w:val="en-GB" w:eastAsia="en-US"/>
        </w:rPr>
        <w:id w:val="305291073"/>
        <w:docPartObj>
          <w:docPartGallery w:val="Table of Contents"/>
          <w:docPartUnique/>
        </w:docPartObj>
      </w:sdtPr>
      <w:sdtEndPr>
        <w:rPr>
          <w:b/>
          <w:bCs/>
          <w:sz w:val="18"/>
          <w:szCs w:val="18"/>
        </w:rPr>
      </w:sdtEndPr>
      <w:sdtContent>
        <w:p w14:paraId="37F1169E" w14:textId="4518956B" w:rsidR="002E6731" w:rsidRPr="00D6632D" w:rsidRDefault="002E6731" w:rsidP="002E6731">
          <w:pPr>
            <w:pStyle w:val="TOCHeading"/>
            <w:rPr>
              <w:sz w:val="22"/>
              <w:szCs w:val="22"/>
            </w:rPr>
          </w:pPr>
          <w:r w:rsidRPr="00D6632D">
            <w:rPr>
              <w:sz w:val="22"/>
              <w:szCs w:val="22"/>
              <w:lang w:val="en-GB"/>
            </w:rPr>
            <w:t>Table of Contents</w:t>
          </w:r>
          <w:r w:rsidRPr="00D6632D">
            <w:rPr>
              <w:sz w:val="22"/>
              <w:szCs w:val="22"/>
            </w:rPr>
            <w:fldChar w:fldCharType="begin"/>
          </w:r>
          <w:r w:rsidRPr="00D6632D">
            <w:rPr>
              <w:sz w:val="22"/>
              <w:szCs w:val="22"/>
            </w:rPr>
            <w:instrText xml:space="preserve"> TOC \o "1-3" \h \z \u </w:instrText>
          </w:r>
          <w:r w:rsidRPr="00D6632D">
            <w:rPr>
              <w:sz w:val="22"/>
              <w:szCs w:val="22"/>
            </w:rPr>
            <w:fldChar w:fldCharType="separate"/>
          </w:r>
        </w:p>
        <w:p w14:paraId="36FD8BAF" w14:textId="4E08D049" w:rsidR="002E6731" w:rsidRPr="00D6632D" w:rsidRDefault="00000000" w:rsidP="00E41315">
          <w:pPr>
            <w:pStyle w:val="TOC2"/>
            <w:numPr>
              <w:ilvl w:val="0"/>
              <w:numId w:val="40"/>
            </w:numPr>
            <w:tabs>
              <w:tab w:val="left" w:pos="660"/>
              <w:tab w:val="right" w:leader="dot" w:pos="9350"/>
            </w:tabs>
            <w:rPr>
              <w:rFonts w:eastAsiaTheme="minorEastAsia"/>
              <w:noProof/>
              <w:kern w:val="2"/>
              <w:sz w:val="16"/>
              <w:szCs w:val="16"/>
              <w:lang w:val="en-IE" w:eastAsia="en-IE"/>
              <w14:ligatures w14:val="standardContextual"/>
            </w:rPr>
          </w:pPr>
          <w:hyperlink w:anchor="_Toc158429223" w:history="1">
            <w:r w:rsidR="002E6731" w:rsidRPr="00D6632D">
              <w:rPr>
                <w:rStyle w:val="Hyperlink"/>
                <w:noProof/>
                <w:sz w:val="16"/>
                <w:szCs w:val="16"/>
              </w:rPr>
              <w:t>Project Description</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_Toc158429223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3</w:t>
            </w:r>
            <w:r w:rsidR="002E6731" w:rsidRPr="00D6632D">
              <w:rPr>
                <w:noProof/>
                <w:webHidden/>
                <w:sz w:val="16"/>
                <w:szCs w:val="16"/>
              </w:rPr>
              <w:fldChar w:fldCharType="end"/>
            </w:r>
          </w:hyperlink>
        </w:p>
        <w:p w14:paraId="37E47BB6" w14:textId="3A57A112"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24" w:history="1">
            <w:r w:rsidR="002E6731" w:rsidRPr="00D6632D">
              <w:rPr>
                <w:rStyle w:val="Hyperlink"/>
                <w:rFonts w:eastAsia="Calibri"/>
                <w:noProof/>
                <w:sz w:val="16"/>
                <w:szCs w:val="16"/>
              </w:rPr>
              <w:t>1.1: Key functionalities and features of the health system:</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_Toc158429224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3</w:t>
            </w:r>
            <w:r w:rsidR="002E6731" w:rsidRPr="00D6632D">
              <w:rPr>
                <w:noProof/>
                <w:webHidden/>
                <w:sz w:val="16"/>
                <w:szCs w:val="16"/>
              </w:rPr>
              <w:fldChar w:fldCharType="end"/>
            </w:r>
          </w:hyperlink>
        </w:p>
        <w:p w14:paraId="536AC55D" w14:textId="0F82575C"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25" w:history="1">
            <w:r w:rsidR="002E6731" w:rsidRPr="00D6632D">
              <w:rPr>
                <w:rStyle w:val="Hyperlink"/>
                <w:rFonts w:eastAsia="Calibri"/>
                <w:noProof/>
                <w:sz w:val="16"/>
                <w:szCs w:val="16"/>
              </w:rPr>
              <w:t>1.2: The technologies and platforms I used:</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_Toc158429225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3</w:t>
            </w:r>
            <w:r w:rsidR="002E6731" w:rsidRPr="00D6632D">
              <w:rPr>
                <w:noProof/>
                <w:webHidden/>
                <w:sz w:val="16"/>
                <w:szCs w:val="16"/>
              </w:rPr>
              <w:fldChar w:fldCharType="end"/>
            </w:r>
          </w:hyperlink>
        </w:p>
        <w:p w14:paraId="42226F3B" w14:textId="6A381197" w:rsidR="002E6731" w:rsidRPr="00D6632D" w:rsidRDefault="00000000" w:rsidP="00E41315">
          <w:pPr>
            <w:pStyle w:val="TOC1"/>
            <w:numPr>
              <w:ilvl w:val="0"/>
              <w:numId w:val="40"/>
            </w:numPr>
            <w:tabs>
              <w:tab w:val="left" w:pos="440"/>
              <w:tab w:val="right" w:leader="dot" w:pos="9350"/>
            </w:tabs>
            <w:rPr>
              <w:rStyle w:val="Hyperlink"/>
              <w:noProof/>
              <w:sz w:val="16"/>
              <w:szCs w:val="16"/>
            </w:rPr>
          </w:pPr>
          <w:hyperlink w:anchor="_Toc158429226" w:history="1">
            <w:r w:rsidR="002E6731" w:rsidRPr="00D6632D">
              <w:rPr>
                <w:rStyle w:val="Hyperlink"/>
                <w:noProof/>
                <w:sz w:val="16"/>
                <w:szCs w:val="16"/>
              </w:rPr>
              <w:t>System Architecture</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_Toc158429226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5</w:t>
            </w:r>
            <w:r w:rsidR="002E6731" w:rsidRPr="00D6632D">
              <w:rPr>
                <w:noProof/>
                <w:webHidden/>
                <w:sz w:val="16"/>
                <w:szCs w:val="16"/>
              </w:rPr>
              <w:fldChar w:fldCharType="end"/>
            </w:r>
          </w:hyperlink>
        </w:p>
        <w:p w14:paraId="641A602E" w14:textId="5FD5123F" w:rsidR="00712E3F" w:rsidRPr="00D6632D" w:rsidRDefault="00712E3F" w:rsidP="00712E3F">
          <w:pPr>
            <w:rPr>
              <w:sz w:val="20"/>
              <w:szCs w:val="20"/>
            </w:rPr>
          </w:pPr>
          <w:r w:rsidRPr="00D6632D">
            <w:rPr>
              <w:sz w:val="20"/>
              <w:szCs w:val="20"/>
            </w:rPr>
            <w:t xml:space="preserve">    </w:t>
          </w:r>
          <w:r w:rsidRPr="00D6632D">
            <w:rPr>
              <w:sz w:val="16"/>
              <w:szCs w:val="16"/>
            </w:rPr>
            <w:t>2.1: Health Monitoring System Block Diagram ……………………………………………………………………………………</w:t>
          </w:r>
          <w:r w:rsidR="00D6632D" w:rsidRPr="00D6632D">
            <w:rPr>
              <w:sz w:val="16"/>
              <w:szCs w:val="16"/>
            </w:rPr>
            <w:t>…………………………………..</w:t>
          </w:r>
          <w:r w:rsidRPr="00D6632D">
            <w:rPr>
              <w:sz w:val="16"/>
              <w:szCs w:val="16"/>
            </w:rPr>
            <w:t>5</w:t>
          </w:r>
        </w:p>
        <w:p w14:paraId="3E11FA3C" w14:textId="4529573B"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27" w:history="1">
            <w:r w:rsidR="002E6731" w:rsidRPr="00D6632D">
              <w:rPr>
                <w:rStyle w:val="Hyperlink"/>
                <w:rFonts w:eastAsia="Calibri"/>
                <w:noProof/>
                <w:sz w:val="16"/>
                <w:szCs w:val="16"/>
              </w:rPr>
              <w:t>2.</w:t>
            </w:r>
            <w:r w:rsidR="00712E3F" w:rsidRPr="00D6632D">
              <w:rPr>
                <w:rStyle w:val="Hyperlink"/>
                <w:rFonts w:eastAsia="Calibri"/>
                <w:noProof/>
                <w:sz w:val="16"/>
                <w:szCs w:val="16"/>
              </w:rPr>
              <w:t>2</w:t>
            </w:r>
            <w:r w:rsidR="002E6731" w:rsidRPr="00D6632D">
              <w:rPr>
                <w:rStyle w:val="Hyperlink"/>
                <w:rFonts w:eastAsia="Calibri"/>
                <w:noProof/>
                <w:sz w:val="16"/>
                <w:szCs w:val="16"/>
              </w:rPr>
              <w:t>: Components Description:</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_Toc158429227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5</w:t>
            </w:r>
            <w:r w:rsidR="002E6731" w:rsidRPr="00D6632D">
              <w:rPr>
                <w:noProof/>
                <w:webHidden/>
                <w:sz w:val="16"/>
                <w:szCs w:val="16"/>
              </w:rPr>
              <w:fldChar w:fldCharType="end"/>
            </w:r>
          </w:hyperlink>
        </w:p>
        <w:p w14:paraId="52B9946E" w14:textId="4EB55F87" w:rsidR="002E6731" w:rsidRPr="00D6632D" w:rsidRDefault="00000000" w:rsidP="00E41315">
          <w:pPr>
            <w:pStyle w:val="TOC2"/>
            <w:numPr>
              <w:ilvl w:val="0"/>
              <w:numId w:val="40"/>
            </w:numPr>
            <w:tabs>
              <w:tab w:val="right" w:leader="dot" w:pos="9350"/>
            </w:tabs>
            <w:rPr>
              <w:rFonts w:eastAsiaTheme="minorEastAsia"/>
              <w:noProof/>
              <w:kern w:val="2"/>
              <w:sz w:val="16"/>
              <w:szCs w:val="16"/>
              <w:lang w:val="en-IE" w:eastAsia="en-IE"/>
              <w14:ligatures w14:val="standardContextual"/>
            </w:rPr>
          </w:pPr>
          <w:hyperlink w:anchor="_Toc158429228" w:history="1">
            <w:r w:rsidR="002E6731" w:rsidRPr="00D6632D">
              <w:rPr>
                <w:rStyle w:val="Hyperlink"/>
                <w:noProof/>
                <w:sz w:val="16"/>
                <w:szCs w:val="16"/>
              </w:rPr>
              <w:t>Project Scope</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_Toc158429228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7</w:t>
            </w:r>
            <w:r w:rsidR="002E6731" w:rsidRPr="00D6632D">
              <w:rPr>
                <w:noProof/>
                <w:webHidden/>
                <w:sz w:val="16"/>
                <w:szCs w:val="16"/>
              </w:rPr>
              <w:fldChar w:fldCharType="end"/>
            </w:r>
          </w:hyperlink>
        </w:p>
        <w:p w14:paraId="3480287D" w14:textId="387F737D"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29" w:history="1">
            <w:r w:rsidR="002E6731" w:rsidRPr="00D6632D">
              <w:rPr>
                <w:rStyle w:val="Hyperlink"/>
                <w:noProof/>
                <w:sz w:val="16"/>
                <w:szCs w:val="16"/>
              </w:rPr>
              <w:t>3.1: Deliverables of the project:</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_Toc158429229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7</w:t>
            </w:r>
            <w:r w:rsidR="002E6731" w:rsidRPr="00D6632D">
              <w:rPr>
                <w:noProof/>
                <w:webHidden/>
                <w:sz w:val="16"/>
                <w:szCs w:val="16"/>
              </w:rPr>
              <w:fldChar w:fldCharType="end"/>
            </w:r>
          </w:hyperlink>
        </w:p>
        <w:p w14:paraId="339E05CC" w14:textId="5F730EE7"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30" w:history="1">
            <w:r w:rsidR="002E6731" w:rsidRPr="00D6632D">
              <w:rPr>
                <w:rStyle w:val="Hyperlink"/>
                <w:rFonts w:eastAsia="Calibri"/>
                <w:noProof/>
                <w:sz w:val="16"/>
                <w:szCs w:val="16"/>
              </w:rPr>
              <w:t>3.2: Bounderies of the project:</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_Toc158429230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8</w:t>
            </w:r>
            <w:r w:rsidR="002E6731" w:rsidRPr="00D6632D">
              <w:rPr>
                <w:noProof/>
                <w:webHidden/>
                <w:sz w:val="16"/>
                <w:szCs w:val="16"/>
              </w:rPr>
              <w:fldChar w:fldCharType="end"/>
            </w:r>
          </w:hyperlink>
        </w:p>
        <w:p w14:paraId="50513A66" w14:textId="3E62E211"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31" w:history="1">
            <w:r w:rsidR="002E6731" w:rsidRPr="00D6632D">
              <w:rPr>
                <w:rStyle w:val="Hyperlink"/>
                <w:rFonts w:eastAsia="Calibri"/>
                <w:noProof/>
                <w:sz w:val="16"/>
                <w:szCs w:val="16"/>
              </w:rPr>
              <w:t>3.3: Limitations and Challenges:</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_Toc158429231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8</w:t>
            </w:r>
            <w:r w:rsidR="002E6731" w:rsidRPr="00D6632D">
              <w:rPr>
                <w:noProof/>
                <w:webHidden/>
                <w:sz w:val="16"/>
                <w:szCs w:val="16"/>
              </w:rPr>
              <w:fldChar w:fldCharType="end"/>
            </w:r>
          </w:hyperlink>
        </w:p>
        <w:p w14:paraId="573A4C58" w14:textId="53152F4E" w:rsidR="002E6731" w:rsidRPr="00D6632D" w:rsidRDefault="00000000" w:rsidP="00E41315">
          <w:pPr>
            <w:pStyle w:val="TOC2"/>
            <w:numPr>
              <w:ilvl w:val="0"/>
              <w:numId w:val="40"/>
            </w:numPr>
            <w:tabs>
              <w:tab w:val="left" w:pos="660"/>
              <w:tab w:val="right" w:leader="dot" w:pos="9350"/>
            </w:tabs>
            <w:rPr>
              <w:rStyle w:val="Hyperlink"/>
              <w:noProof/>
              <w:sz w:val="16"/>
              <w:szCs w:val="16"/>
            </w:rPr>
          </w:pPr>
          <w:hyperlink w:anchor="_Toc158429232" w:history="1">
            <w:r w:rsidR="002E6731" w:rsidRPr="00D6632D">
              <w:rPr>
                <w:rStyle w:val="Hyperlink"/>
                <w:noProof/>
                <w:sz w:val="16"/>
                <w:szCs w:val="16"/>
              </w:rPr>
              <w:t>Project Schedule</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_Toc158429232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9</w:t>
            </w:r>
            <w:r w:rsidR="002E6731" w:rsidRPr="00D6632D">
              <w:rPr>
                <w:noProof/>
                <w:webHidden/>
                <w:sz w:val="16"/>
                <w:szCs w:val="16"/>
              </w:rPr>
              <w:fldChar w:fldCharType="end"/>
            </w:r>
          </w:hyperlink>
        </w:p>
        <w:p w14:paraId="3065A67A" w14:textId="50C11D51" w:rsidR="00A30200" w:rsidRPr="00D6632D" w:rsidRDefault="00A30200" w:rsidP="00A30200">
          <w:pPr>
            <w:rPr>
              <w:sz w:val="16"/>
              <w:szCs w:val="16"/>
            </w:rPr>
          </w:pPr>
          <w:r w:rsidRPr="00D6632D">
            <w:rPr>
              <w:sz w:val="16"/>
              <w:szCs w:val="16"/>
            </w:rPr>
            <w:t xml:space="preserve">    4</w:t>
          </w:r>
          <w:r w:rsidR="00252406" w:rsidRPr="00D6632D">
            <w:rPr>
              <w:sz w:val="16"/>
              <w:szCs w:val="16"/>
            </w:rPr>
            <w:t xml:space="preserve">.1: Health Monitoring System </w:t>
          </w:r>
          <w:r w:rsidR="00712E3F" w:rsidRPr="00D6632D">
            <w:rPr>
              <w:sz w:val="16"/>
              <w:szCs w:val="16"/>
            </w:rPr>
            <w:t>Gnaat Chart</w:t>
          </w:r>
          <w:r w:rsidR="00252406" w:rsidRPr="00D6632D">
            <w:rPr>
              <w:sz w:val="16"/>
              <w:szCs w:val="16"/>
            </w:rPr>
            <w:t>………………………………………………………………………………………………………………………</w:t>
          </w:r>
          <w:r w:rsidR="00712E3F" w:rsidRPr="00D6632D">
            <w:rPr>
              <w:sz w:val="16"/>
              <w:szCs w:val="16"/>
            </w:rPr>
            <w:t>……</w:t>
          </w:r>
          <w:r w:rsidR="00F97097" w:rsidRPr="00D6632D">
            <w:rPr>
              <w:sz w:val="16"/>
              <w:szCs w:val="16"/>
            </w:rPr>
            <w:t>10</w:t>
          </w:r>
        </w:p>
        <w:p w14:paraId="728FBE62" w14:textId="6A311175" w:rsidR="002E6731" w:rsidRPr="00D6632D" w:rsidRDefault="00000000" w:rsidP="00E41315">
          <w:pPr>
            <w:pStyle w:val="TOC2"/>
            <w:numPr>
              <w:ilvl w:val="0"/>
              <w:numId w:val="40"/>
            </w:numPr>
            <w:tabs>
              <w:tab w:val="right" w:leader="dot" w:pos="9350"/>
            </w:tabs>
            <w:rPr>
              <w:rFonts w:eastAsiaTheme="minorEastAsia"/>
              <w:noProof/>
              <w:kern w:val="2"/>
              <w:sz w:val="16"/>
              <w:szCs w:val="16"/>
              <w:lang w:val="en-IE" w:eastAsia="en-IE"/>
              <w14:ligatures w14:val="standardContextual"/>
            </w:rPr>
          </w:pPr>
          <w:hyperlink w:anchor="_Toc158429233" w:history="1">
            <w:r w:rsidR="002E6731" w:rsidRPr="00D6632D">
              <w:rPr>
                <w:rStyle w:val="Hyperlink"/>
                <w:noProof/>
                <w:sz w:val="16"/>
                <w:szCs w:val="16"/>
              </w:rPr>
              <w:t>Resources Required</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_Toc158429233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w:t>
            </w:r>
            <w:r w:rsidR="00F97097" w:rsidRPr="00D6632D">
              <w:rPr>
                <w:noProof/>
                <w:webHidden/>
                <w:sz w:val="16"/>
                <w:szCs w:val="16"/>
              </w:rPr>
              <w:t>1</w:t>
            </w:r>
            <w:r w:rsidR="002E6731" w:rsidRPr="00D6632D">
              <w:rPr>
                <w:noProof/>
                <w:webHidden/>
                <w:sz w:val="16"/>
                <w:szCs w:val="16"/>
              </w:rPr>
              <w:fldChar w:fldCharType="end"/>
            </w:r>
          </w:hyperlink>
        </w:p>
        <w:p w14:paraId="0F879D75" w14:textId="0D7DE7F6"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34" w:history="1">
            <w:r w:rsidR="002E6731" w:rsidRPr="00D6632D">
              <w:rPr>
                <w:rStyle w:val="Hyperlink"/>
                <w:noProof/>
                <w:sz w:val="16"/>
                <w:szCs w:val="16"/>
              </w:rPr>
              <w:t>5.1: Hardware:</w:t>
            </w:r>
            <w:r w:rsidR="002E6731" w:rsidRPr="00D6632D">
              <w:rPr>
                <w:noProof/>
                <w:webHidden/>
                <w:sz w:val="16"/>
                <w:szCs w:val="16"/>
              </w:rPr>
              <w:tab/>
            </w:r>
            <w:r w:rsidR="0085488F" w:rsidRPr="00D6632D">
              <w:rPr>
                <w:noProof/>
                <w:webHidden/>
                <w:sz w:val="16"/>
                <w:szCs w:val="16"/>
              </w:rPr>
              <w:t>1</w:t>
            </w:r>
            <w:r w:rsidR="002E6731" w:rsidRPr="00D6632D">
              <w:rPr>
                <w:noProof/>
                <w:webHidden/>
                <w:sz w:val="16"/>
                <w:szCs w:val="16"/>
              </w:rPr>
              <w:fldChar w:fldCharType="begin"/>
            </w:r>
            <w:r w:rsidR="002E6731" w:rsidRPr="00D6632D">
              <w:rPr>
                <w:noProof/>
                <w:webHidden/>
                <w:sz w:val="16"/>
                <w:szCs w:val="16"/>
              </w:rPr>
              <w:instrText xml:space="preserve"> PAGEREF _Toc158429234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w:t>
            </w:r>
            <w:r w:rsidR="002E6731" w:rsidRPr="00D6632D">
              <w:rPr>
                <w:noProof/>
                <w:webHidden/>
                <w:sz w:val="16"/>
                <w:szCs w:val="16"/>
              </w:rPr>
              <w:fldChar w:fldCharType="end"/>
            </w:r>
          </w:hyperlink>
        </w:p>
        <w:p w14:paraId="60B03BB0" w14:textId="3CC5B5B3"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35" w:history="1">
            <w:r w:rsidR="002E6731" w:rsidRPr="00D6632D">
              <w:rPr>
                <w:rStyle w:val="Hyperlink"/>
                <w:noProof/>
                <w:sz w:val="16"/>
                <w:szCs w:val="16"/>
              </w:rPr>
              <w:t>5.2: Software</w:t>
            </w:r>
            <w:r w:rsidR="002E6731" w:rsidRPr="00D6632D">
              <w:rPr>
                <w:noProof/>
                <w:webHidden/>
                <w:sz w:val="16"/>
                <w:szCs w:val="16"/>
              </w:rPr>
              <w:tab/>
            </w:r>
            <w:r w:rsidR="0085488F" w:rsidRPr="00D6632D">
              <w:rPr>
                <w:noProof/>
                <w:webHidden/>
                <w:sz w:val="16"/>
                <w:szCs w:val="16"/>
              </w:rPr>
              <w:t>1</w:t>
            </w:r>
            <w:r w:rsidR="002E6731" w:rsidRPr="00D6632D">
              <w:rPr>
                <w:noProof/>
                <w:webHidden/>
                <w:sz w:val="16"/>
                <w:szCs w:val="16"/>
              </w:rPr>
              <w:fldChar w:fldCharType="begin"/>
            </w:r>
            <w:r w:rsidR="002E6731" w:rsidRPr="00D6632D">
              <w:rPr>
                <w:noProof/>
                <w:webHidden/>
                <w:sz w:val="16"/>
                <w:szCs w:val="16"/>
              </w:rPr>
              <w:instrText xml:space="preserve"> PAGEREF _Toc158429235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w:t>
            </w:r>
            <w:r w:rsidR="002E6731" w:rsidRPr="00D6632D">
              <w:rPr>
                <w:noProof/>
                <w:webHidden/>
                <w:sz w:val="16"/>
                <w:szCs w:val="16"/>
              </w:rPr>
              <w:fldChar w:fldCharType="end"/>
            </w:r>
          </w:hyperlink>
        </w:p>
        <w:p w14:paraId="63EEB2E4" w14:textId="60C95F63"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36" w:history="1">
            <w:r w:rsidR="002E6731" w:rsidRPr="00D6632D">
              <w:rPr>
                <w:rStyle w:val="Hyperlink"/>
                <w:noProof/>
                <w:sz w:val="16"/>
                <w:szCs w:val="16"/>
              </w:rPr>
              <w:t>5.3: Components – Resources and Cost</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_Toc158429236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11</w:t>
            </w:r>
            <w:r w:rsidR="002E6731" w:rsidRPr="00D6632D">
              <w:rPr>
                <w:noProof/>
                <w:webHidden/>
                <w:sz w:val="16"/>
                <w:szCs w:val="16"/>
              </w:rPr>
              <w:fldChar w:fldCharType="end"/>
            </w:r>
          </w:hyperlink>
        </w:p>
        <w:p w14:paraId="756CD35B" w14:textId="1F819D46" w:rsidR="002E6731" w:rsidRPr="00D6632D" w:rsidRDefault="00000000" w:rsidP="00E41315">
          <w:pPr>
            <w:pStyle w:val="TOC2"/>
            <w:numPr>
              <w:ilvl w:val="0"/>
              <w:numId w:val="40"/>
            </w:numPr>
            <w:tabs>
              <w:tab w:val="right" w:leader="dot" w:pos="9350"/>
            </w:tabs>
            <w:rPr>
              <w:rFonts w:eastAsiaTheme="minorEastAsia"/>
              <w:noProof/>
              <w:kern w:val="2"/>
              <w:sz w:val="16"/>
              <w:szCs w:val="16"/>
              <w:lang w:val="en-IE" w:eastAsia="en-IE"/>
              <w14:ligatures w14:val="standardContextual"/>
            </w:rPr>
          </w:pPr>
          <w:hyperlink w:anchor="_Toc158429238" w:history="1">
            <w:r w:rsidR="002E6731" w:rsidRPr="00D6632D">
              <w:rPr>
                <w:rStyle w:val="Hyperlink"/>
                <w:noProof/>
                <w:sz w:val="16"/>
                <w:szCs w:val="16"/>
              </w:rPr>
              <w:t>Expected Outcomes</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_Toc158429238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11</w:t>
            </w:r>
            <w:r w:rsidR="002E6731" w:rsidRPr="00D6632D">
              <w:rPr>
                <w:noProof/>
                <w:webHidden/>
                <w:sz w:val="16"/>
                <w:szCs w:val="16"/>
              </w:rPr>
              <w:fldChar w:fldCharType="end"/>
            </w:r>
          </w:hyperlink>
        </w:p>
        <w:p w14:paraId="6AF54ADC" w14:textId="2B07E512"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39" w:history="1">
            <w:r w:rsidR="002E6731" w:rsidRPr="00D6632D">
              <w:rPr>
                <w:rStyle w:val="Hyperlink"/>
                <w:noProof/>
                <w:sz w:val="16"/>
                <w:szCs w:val="16"/>
              </w:rPr>
              <w:t>6.1: Intended impact and benefits</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_Toc158429239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11</w:t>
            </w:r>
            <w:r w:rsidR="002E6731" w:rsidRPr="00D6632D">
              <w:rPr>
                <w:noProof/>
                <w:webHidden/>
                <w:sz w:val="16"/>
                <w:szCs w:val="16"/>
              </w:rPr>
              <w:fldChar w:fldCharType="end"/>
            </w:r>
          </w:hyperlink>
        </w:p>
        <w:p w14:paraId="5F45BD0D" w14:textId="338BC17F"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40" w:history="1">
            <w:r w:rsidR="002E6731" w:rsidRPr="00D6632D">
              <w:rPr>
                <w:rStyle w:val="Hyperlink"/>
                <w:rFonts w:eastAsia="Calibri"/>
                <w:noProof/>
                <w:sz w:val="16"/>
                <w:szCs w:val="16"/>
              </w:rPr>
              <w:t>6.2: Benficts for the gadget</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_Toc158429240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11</w:t>
            </w:r>
            <w:r w:rsidR="002E6731" w:rsidRPr="00D6632D">
              <w:rPr>
                <w:noProof/>
                <w:webHidden/>
                <w:sz w:val="16"/>
                <w:szCs w:val="16"/>
              </w:rPr>
              <w:fldChar w:fldCharType="end"/>
            </w:r>
          </w:hyperlink>
        </w:p>
        <w:p w14:paraId="1172818E" w14:textId="06F04473"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41" w:history="1">
            <w:r w:rsidR="002E6731" w:rsidRPr="00D6632D">
              <w:rPr>
                <w:rStyle w:val="Hyperlink"/>
                <w:noProof/>
                <w:sz w:val="16"/>
                <w:szCs w:val="16"/>
              </w:rPr>
              <w:t>6.3: Probem solving and addressing audience needs</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_Toc158429241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11</w:t>
            </w:r>
            <w:r w:rsidR="002E6731" w:rsidRPr="00D6632D">
              <w:rPr>
                <w:noProof/>
                <w:webHidden/>
                <w:sz w:val="16"/>
                <w:szCs w:val="16"/>
              </w:rPr>
              <w:fldChar w:fldCharType="end"/>
            </w:r>
          </w:hyperlink>
        </w:p>
        <w:p w14:paraId="70E0D24A" w14:textId="5FFE7B5A"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42" w:history="1">
            <w:r w:rsidR="002E6731" w:rsidRPr="00D6632D">
              <w:rPr>
                <w:rStyle w:val="Hyperlink"/>
                <w:noProof/>
                <w:sz w:val="16"/>
                <w:szCs w:val="16"/>
              </w:rPr>
              <w:t>6.4: Performance Evaluation Criteria:</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_Toc158429242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12</w:t>
            </w:r>
            <w:r w:rsidR="002E6731" w:rsidRPr="00D6632D">
              <w:rPr>
                <w:noProof/>
                <w:webHidden/>
                <w:sz w:val="16"/>
                <w:szCs w:val="16"/>
              </w:rPr>
              <w:fldChar w:fldCharType="end"/>
            </w:r>
          </w:hyperlink>
        </w:p>
        <w:p w14:paraId="7BF05970" w14:textId="6CD9B981" w:rsidR="002E6731" w:rsidRPr="00D6632D" w:rsidRDefault="00000000" w:rsidP="00E41315">
          <w:pPr>
            <w:pStyle w:val="TOC2"/>
            <w:numPr>
              <w:ilvl w:val="0"/>
              <w:numId w:val="40"/>
            </w:numPr>
            <w:tabs>
              <w:tab w:val="right" w:leader="dot" w:pos="9350"/>
            </w:tabs>
            <w:rPr>
              <w:rFonts w:eastAsiaTheme="minorEastAsia"/>
              <w:noProof/>
              <w:kern w:val="2"/>
              <w:sz w:val="16"/>
              <w:szCs w:val="16"/>
              <w:lang w:val="en-IE" w:eastAsia="en-IE"/>
              <w14:ligatures w14:val="standardContextual"/>
            </w:rPr>
          </w:pPr>
          <w:hyperlink w:anchor="_Toc158429243" w:history="1">
            <w:r w:rsidR="002E6731" w:rsidRPr="00D6632D">
              <w:rPr>
                <w:rStyle w:val="Hyperlink"/>
                <w:noProof/>
                <w:sz w:val="16"/>
                <w:szCs w:val="16"/>
              </w:rPr>
              <w:t>Ethical/ Safety Considerations</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_Toc158429243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12</w:t>
            </w:r>
            <w:r w:rsidR="002E6731" w:rsidRPr="00D6632D">
              <w:rPr>
                <w:noProof/>
                <w:webHidden/>
                <w:sz w:val="16"/>
                <w:szCs w:val="16"/>
              </w:rPr>
              <w:fldChar w:fldCharType="end"/>
            </w:r>
          </w:hyperlink>
        </w:p>
        <w:p w14:paraId="4EA427EE" w14:textId="6EA64D33"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44" w:history="1">
            <w:r w:rsidR="002E6731" w:rsidRPr="00D6632D">
              <w:rPr>
                <w:rStyle w:val="Hyperlink"/>
                <w:noProof/>
                <w:sz w:val="16"/>
                <w:szCs w:val="16"/>
              </w:rPr>
              <w:t>7.1: Potential Safety Issues Related to Hardware Deployment:</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_Toc158429244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12</w:t>
            </w:r>
            <w:r w:rsidR="002E6731" w:rsidRPr="00D6632D">
              <w:rPr>
                <w:noProof/>
                <w:webHidden/>
                <w:sz w:val="16"/>
                <w:szCs w:val="16"/>
              </w:rPr>
              <w:fldChar w:fldCharType="end"/>
            </w:r>
          </w:hyperlink>
        </w:p>
        <w:p w14:paraId="0A9CB440" w14:textId="73FAAC22"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45" w:history="1">
            <w:r w:rsidR="002E6731" w:rsidRPr="00D6632D">
              <w:rPr>
                <w:rStyle w:val="Hyperlink"/>
                <w:noProof/>
                <w:sz w:val="16"/>
                <w:szCs w:val="16"/>
              </w:rPr>
              <w:t>7.2: Potential Ethical Issues Related to Data Privacy, Security, or Environmental Impact:</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_Toc158429245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12</w:t>
            </w:r>
            <w:r w:rsidR="002E6731" w:rsidRPr="00D6632D">
              <w:rPr>
                <w:noProof/>
                <w:webHidden/>
                <w:sz w:val="16"/>
                <w:szCs w:val="16"/>
              </w:rPr>
              <w:fldChar w:fldCharType="end"/>
            </w:r>
          </w:hyperlink>
        </w:p>
        <w:p w14:paraId="1EDA0B1E" w14:textId="3E52AEB7"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50" w:history="1">
            <w:r w:rsidR="002E6731" w:rsidRPr="00D6632D">
              <w:rPr>
                <w:rStyle w:val="Hyperlink"/>
                <w:noProof/>
                <w:sz w:val="16"/>
                <w:szCs w:val="16"/>
              </w:rPr>
              <w:t>7.3: Addressing Ethical Concerns in Project Design and Implementation:</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_Toc158429250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13</w:t>
            </w:r>
            <w:r w:rsidR="002E6731" w:rsidRPr="00D6632D">
              <w:rPr>
                <w:noProof/>
                <w:webHidden/>
                <w:sz w:val="16"/>
                <w:szCs w:val="16"/>
              </w:rPr>
              <w:fldChar w:fldCharType="end"/>
            </w:r>
          </w:hyperlink>
        </w:p>
        <w:p w14:paraId="2D423AD3" w14:textId="532C3186"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55" w:history="1">
            <w:r w:rsidR="002E6731" w:rsidRPr="00D6632D">
              <w:rPr>
                <w:rStyle w:val="Hyperlink"/>
                <w:rFonts w:ascii="Calibri" w:eastAsia="Calibri" w:hAnsi="Calibri" w:cs="Calibri"/>
                <w:b/>
                <w:bCs/>
                <w:noProof/>
                <w:sz w:val="16"/>
                <w:szCs w:val="16"/>
              </w:rPr>
              <w:t xml:space="preserve">8. </w:t>
            </w:r>
            <w:r w:rsidR="002E6731" w:rsidRPr="00D6632D">
              <w:rPr>
                <w:rStyle w:val="Hyperlink"/>
                <w:noProof/>
                <w:sz w:val="16"/>
                <w:szCs w:val="16"/>
              </w:rPr>
              <w:t>Conclusion</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_Toc158429255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13</w:t>
            </w:r>
            <w:r w:rsidR="002E6731" w:rsidRPr="00D6632D">
              <w:rPr>
                <w:noProof/>
                <w:webHidden/>
                <w:sz w:val="16"/>
                <w:szCs w:val="16"/>
              </w:rPr>
              <w:fldChar w:fldCharType="end"/>
            </w:r>
          </w:hyperlink>
        </w:p>
        <w:p w14:paraId="60D7876B" w14:textId="62C7E7D8"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56" w:history="1">
            <w:r w:rsidR="002E6731" w:rsidRPr="00D6632D">
              <w:rPr>
                <w:rStyle w:val="Hyperlink"/>
                <w:noProof/>
                <w:sz w:val="16"/>
                <w:szCs w:val="16"/>
              </w:rPr>
              <w:t>Appendix:</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_Toc158429256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13</w:t>
            </w:r>
            <w:r w:rsidR="002E6731" w:rsidRPr="00D6632D">
              <w:rPr>
                <w:noProof/>
                <w:webHidden/>
                <w:sz w:val="16"/>
                <w:szCs w:val="16"/>
              </w:rPr>
              <w:fldChar w:fldCharType="end"/>
            </w:r>
          </w:hyperlink>
        </w:p>
        <w:p w14:paraId="4772FABF" w14:textId="1F89EC9B" w:rsidR="002E6731" w:rsidRPr="00D6632D" w:rsidRDefault="00000000">
          <w:pPr>
            <w:pStyle w:val="TOC2"/>
            <w:tabs>
              <w:tab w:val="right" w:leader="dot" w:pos="9350"/>
            </w:tabs>
            <w:rPr>
              <w:rFonts w:eastAsiaTheme="minorEastAsia"/>
              <w:noProof/>
              <w:kern w:val="2"/>
              <w:sz w:val="16"/>
              <w:szCs w:val="16"/>
              <w:lang w:val="en-IE" w:eastAsia="en-IE"/>
              <w14:ligatures w14:val="standardContextual"/>
            </w:rPr>
          </w:pPr>
          <w:hyperlink w:anchor="_Toc158429257" w:history="1">
            <w:r w:rsidR="002E6731" w:rsidRPr="00D6632D">
              <w:rPr>
                <w:rStyle w:val="Hyperlink"/>
                <w:noProof/>
                <w:sz w:val="16"/>
                <w:szCs w:val="16"/>
              </w:rPr>
              <w:t>Note:</w:t>
            </w:r>
            <w:r w:rsidR="002E6731" w:rsidRPr="00D6632D">
              <w:rPr>
                <w:noProof/>
                <w:webHidden/>
                <w:sz w:val="16"/>
                <w:szCs w:val="16"/>
              </w:rPr>
              <w:tab/>
            </w:r>
            <w:r w:rsidR="002E6731" w:rsidRPr="00D6632D">
              <w:rPr>
                <w:noProof/>
                <w:webHidden/>
                <w:sz w:val="16"/>
                <w:szCs w:val="16"/>
              </w:rPr>
              <w:fldChar w:fldCharType="begin"/>
            </w:r>
            <w:r w:rsidR="002E6731" w:rsidRPr="00D6632D">
              <w:rPr>
                <w:noProof/>
                <w:webHidden/>
                <w:sz w:val="16"/>
                <w:szCs w:val="16"/>
              </w:rPr>
              <w:instrText xml:space="preserve"> PAGEREF _Toc158429257 \h </w:instrText>
            </w:r>
            <w:r w:rsidR="002E6731" w:rsidRPr="00D6632D">
              <w:rPr>
                <w:noProof/>
                <w:webHidden/>
                <w:sz w:val="16"/>
                <w:szCs w:val="16"/>
              </w:rPr>
            </w:r>
            <w:r w:rsidR="002E6731" w:rsidRPr="00D6632D">
              <w:rPr>
                <w:noProof/>
                <w:webHidden/>
                <w:sz w:val="16"/>
                <w:szCs w:val="16"/>
              </w:rPr>
              <w:fldChar w:fldCharType="separate"/>
            </w:r>
            <w:r w:rsidR="002E6731" w:rsidRPr="00D6632D">
              <w:rPr>
                <w:noProof/>
                <w:webHidden/>
                <w:sz w:val="16"/>
                <w:szCs w:val="16"/>
              </w:rPr>
              <w:t>13</w:t>
            </w:r>
            <w:r w:rsidR="002E6731" w:rsidRPr="00D6632D">
              <w:rPr>
                <w:noProof/>
                <w:webHidden/>
                <w:sz w:val="16"/>
                <w:szCs w:val="16"/>
              </w:rPr>
              <w:fldChar w:fldCharType="end"/>
            </w:r>
          </w:hyperlink>
        </w:p>
        <w:p w14:paraId="38A94B5C" w14:textId="0946A777" w:rsidR="002E6731" w:rsidRDefault="002E6731">
          <w:r w:rsidRPr="00D6632D">
            <w:rPr>
              <w:b/>
              <w:bCs/>
              <w:sz w:val="16"/>
              <w:szCs w:val="16"/>
              <w:lang w:val="en-GB"/>
            </w:rPr>
            <w:fldChar w:fldCharType="end"/>
          </w:r>
        </w:p>
      </w:sdtContent>
    </w:sdt>
    <w:p w14:paraId="0B275189" w14:textId="68BFE190" w:rsidR="00F36E68" w:rsidRDefault="00A97051" w:rsidP="00A97051">
      <w:pPr>
        <w:pStyle w:val="Heading2"/>
      </w:pPr>
      <w:r>
        <w:lastRenderedPageBreak/>
        <w:t>Table of Figures</w:t>
      </w:r>
    </w:p>
    <w:p w14:paraId="379A332A" w14:textId="77777777" w:rsidR="005B5833" w:rsidRPr="001E2F21" w:rsidRDefault="005B5833" w:rsidP="005B5833">
      <w:pPr>
        <w:pStyle w:val="Heading2"/>
        <w:rPr>
          <w:rFonts w:eastAsia="Calibri"/>
          <w:sz w:val="16"/>
          <w:szCs w:val="16"/>
        </w:rPr>
      </w:pPr>
      <w:r w:rsidRPr="001E2F21">
        <w:rPr>
          <w:rFonts w:eastAsia="Calibri"/>
          <w:sz w:val="16"/>
          <w:szCs w:val="16"/>
        </w:rPr>
        <w:t xml:space="preserve">Figure 1 - Pinout of the ESP32 </w:t>
      </w:r>
    </w:p>
    <w:p w14:paraId="31A996D2" w14:textId="77777777" w:rsidR="005B5833" w:rsidRPr="002B23BC" w:rsidRDefault="005B5833" w:rsidP="005B5833">
      <w:pPr>
        <w:pStyle w:val="Heading2"/>
        <w:rPr>
          <w:sz w:val="16"/>
          <w:szCs w:val="16"/>
        </w:rPr>
      </w:pPr>
      <w:r w:rsidRPr="002B23BC">
        <w:rPr>
          <w:rFonts w:eastAsia="Calibri"/>
          <w:sz w:val="16"/>
          <w:szCs w:val="16"/>
        </w:rPr>
        <w:t>Figure 2 – TCP/IP Protocol</w:t>
      </w:r>
    </w:p>
    <w:p w14:paraId="520BB17B" w14:textId="77777777" w:rsidR="005B5833" w:rsidRPr="000C2FDB" w:rsidRDefault="005B5833" w:rsidP="005B5833">
      <w:pPr>
        <w:pStyle w:val="Heading2"/>
        <w:rPr>
          <w:rFonts w:eastAsia="Calibri"/>
          <w:sz w:val="16"/>
          <w:szCs w:val="16"/>
        </w:rPr>
      </w:pPr>
      <w:r w:rsidRPr="000C2FDB">
        <w:rPr>
          <w:rFonts w:eastAsia="Calibri"/>
          <w:sz w:val="16"/>
          <w:szCs w:val="16"/>
        </w:rPr>
        <w:t>Figure 3 – The Health’s MQTT Breakdown</w:t>
      </w:r>
    </w:p>
    <w:p w14:paraId="25A4A88E" w14:textId="77777777" w:rsidR="005B5833" w:rsidRDefault="005B5833" w:rsidP="005B5833">
      <w:pPr>
        <w:pStyle w:val="Heading2"/>
        <w:rPr>
          <w:rFonts w:eastAsia="Calibri"/>
        </w:rPr>
      </w:pPr>
      <w:r w:rsidRPr="00945015">
        <w:rPr>
          <w:rFonts w:eastAsia="Calibri"/>
          <w:sz w:val="16"/>
          <w:szCs w:val="16"/>
        </w:rPr>
        <w:t>Figure 4 – I2C Communication</w:t>
      </w:r>
    </w:p>
    <w:p w14:paraId="38E32681" w14:textId="77777777" w:rsidR="005B5833" w:rsidRPr="008D7BDB" w:rsidRDefault="005B5833" w:rsidP="005B5833">
      <w:pPr>
        <w:pStyle w:val="Heading2"/>
        <w:rPr>
          <w:rFonts w:eastAsia="Calibri"/>
          <w:sz w:val="16"/>
          <w:szCs w:val="16"/>
        </w:rPr>
      </w:pPr>
      <w:r w:rsidRPr="008D7BDB">
        <w:rPr>
          <w:rFonts w:eastAsia="Calibri"/>
          <w:sz w:val="16"/>
          <w:szCs w:val="16"/>
        </w:rPr>
        <w:t>Figure 5 – SPI Breakdown</w:t>
      </w:r>
    </w:p>
    <w:p w14:paraId="7D48F14F" w14:textId="77777777" w:rsidR="005B5833" w:rsidRPr="00A37705" w:rsidRDefault="005B5833" w:rsidP="005B5833">
      <w:pPr>
        <w:pStyle w:val="Heading2"/>
        <w:rPr>
          <w:rFonts w:eastAsia="Calibri"/>
          <w:sz w:val="16"/>
          <w:szCs w:val="16"/>
        </w:rPr>
      </w:pPr>
      <w:r w:rsidRPr="00A37705">
        <w:rPr>
          <w:rFonts w:eastAsia="Calibri"/>
          <w:sz w:val="16"/>
          <w:szCs w:val="16"/>
        </w:rPr>
        <w:t>Figure 7 -</w:t>
      </w:r>
      <w:r>
        <w:rPr>
          <w:rFonts w:eastAsia="Calibri"/>
          <w:sz w:val="16"/>
          <w:szCs w:val="16"/>
        </w:rPr>
        <w:t xml:space="preserve"> </w:t>
      </w:r>
      <w:r w:rsidRPr="00A37705">
        <w:rPr>
          <w:rFonts w:eastAsia="Calibri"/>
          <w:sz w:val="16"/>
          <w:szCs w:val="16"/>
        </w:rPr>
        <w:t>DS18B20 Temperature Sensor</w:t>
      </w:r>
      <w:r>
        <w:rPr>
          <w:rFonts w:eastAsia="Calibri"/>
          <w:sz w:val="16"/>
          <w:szCs w:val="16"/>
        </w:rPr>
        <w:t xml:space="preserve"> Pinout</w:t>
      </w:r>
    </w:p>
    <w:p w14:paraId="2B30FAF9" w14:textId="5BC19C2C" w:rsidR="005B5833" w:rsidRPr="005B5833" w:rsidRDefault="005B5833" w:rsidP="005B5833">
      <w:pPr>
        <w:pStyle w:val="Heading2"/>
        <w:rPr>
          <w:rFonts w:eastAsia="Calibri"/>
          <w:sz w:val="16"/>
          <w:szCs w:val="16"/>
        </w:rPr>
      </w:pPr>
      <w:r w:rsidRPr="00A37705">
        <w:rPr>
          <w:rFonts w:eastAsia="Calibri"/>
          <w:sz w:val="16"/>
          <w:szCs w:val="16"/>
        </w:rPr>
        <w:t>Figure 8 - Schematic design of the DS18B20 Temperature Sensor</w:t>
      </w:r>
    </w:p>
    <w:p w14:paraId="1118EC1D" w14:textId="2F2A732D" w:rsidR="005B5833" w:rsidRDefault="005B5833" w:rsidP="005B5833">
      <w:pPr>
        <w:pStyle w:val="Heading2"/>
        <w:rPr>
          <w:rFonts w:eastAsia="Calibri"/>
          <w:sz w:val="16"/>
          <w:szCs w:val="16"/>
        </w:rPr>
      </w:pPr>
      <w:r w:rsidRPr="00ED77CA">
        <w:rPr>
          <w:rFonts w:eastAsia="Calibri"/>
          <w:sz w:val="16"/>
          <w:szCs w:val="16"/>
        </w:rPr>
        <w:t xml:space="preserve">Figure 9 - </w:t>
      </w:r>
      <w:r w:rsidR="000B6AED">
        <w:rPr>
          <w:rFonts w:eastAsia="Calibri"/>
          <w:sz w:val="16"/>
          <w:szCs w:val="16"/>
        </w:rPr>
        <w:t>B</w:t>
      </w:r>
      <w:r w:rsidRPr="00ED77CA">
        <w:rPr>
          <w:rFonts w:eastAsia="Calibri"/>
          <w:sz w:val="16"/>
          <w:szCs w:val="16"/>
        </w:rPr>
        <w:t xml:space="preserve">readboard connection for temperature sensor and </w:t>
      </w:r>
      <w:r>
        <w:rPr>
          <w:rFonts w:eastAsia="Calibri"/>
          <w:sz w:val="16"/>
          <w:szCs w:val="16"/>
        </w:rPr>
        <w:t>ESP</w:t>
      </w:r>
      <w:r w:rsidRPr="00ED77CA">
        <w:rPr>
          <w:rFonts w:eastAsia="Calibri"/>
          <w:sz w:val="16"/>
          <w:szCs w:val="16"/>
        </w:rPr>
        <w:t>32</w:t>
      </w:r>
    </w:p>
    <w:p w14:paraId="1406EA86" w14:textId="5D38B735" w:rsidR="004E535F" w:rsidRPr="004E535F" w:rsidRDefault="004E535F" w:rsidP="004E535F">
      <w:pPr>
        <w:pStyle w:val="Heading2"/>
        <w:rPr>
          <w:rFonts w:eastAsia="Calibri"/>
          <w:sz w:val="16"/>
          <w:szCs w:val="16"/>
        </w:rPr>
      </w:pPr>
      <w:r w:rsidRPr="00ED77CA">
        <w:rPr>
          <w:rFonts w:eastAsia="Calibri"/>
          <w:sz w:val="16"/>
          <w:szCs w:val="16"/>
        </w:rPr>
        <w:t xml:space="preserve">Figure </w:t>
      </w:r>
      <w:r>
        <w:rPr>
          <w:rFonts w:eastAsia="Calibri"/>
          <w:sz w:val="16"/>
          <w:szCs w:val="16"/>
        </w:rPr>
        <w:t>10</w:t>
      </w:r>
      <w:r w:rsidRPr="00ED77CA">
        <w:rPr>
          <w:rFonts w:eastAsia="Calibri"/>
          <w:sz w:val="16"/>
          <w:szCs w:val="16"/>
        </w:rPr>
        <w:t xml:space="preserve"> </w:t>
      </w:r>
      <w:r>
        <w:rPr>
          <w:rFonts w:eastAsia="Calibri"/>
          <w:sz w:val="16"/>
          <w:szCs w:val="16"/>
        </w:rPr>
        <w:t>–</w:t>
      </w:r>
      <w:r w:rsidRPr="00ED77CA">
        <w:rPr>
          <w:rFonts w:eastAsia="Calibri"/>
          <w:sz w:val="16"/>
          <w:szCs w:val="16"/>
        </w:rPr>
        <w:t xml:space="preserve"> </w:t>
      </w:r>
      <w:proofErr w:type="spellStart"/>
      <w:r>
        <w:rPr>
          <w:rFonts w:eastAsia="Calibri"/>
          <w:sz w:val="16"/>
          <w:szCs w:val="16"/>
        </w:rPr>
        <w:t>Tasmota</w:t>
      </w:r>
      <w:proofErr w:type="spellEnd"/>
      <w:r>
        <w:rPr>
          <w:rFonts w:eastAsia="Calibri"/>
          <w:sz w:val="16"/>
          <w:szCs w:val="16"/>
        </w:rPr>
        <w:t xml:space="preserve"> connection for the temperature</w:t>
      </w:r>
      <w:r w:rsidRPr="00ED77CA">
        <w:rPr>
          <w:rFonts w:eastAsia="Calibri"/>
          <w:sz w:val="16"/>
          <w:szCs w:val="16"/>
        </w:rPr>
        <w:t xml:space="preserve"> sensor</w:t>
      </w:r>
    </w:p>
    <w:p w14:paraId="62016829" w14:textId="1926199F" w:rsidR="005B5833" w:rsidRDefault="005B5833" w:rsidP="005B5833">
      <w:pPr>
        <w:spacing w:after="0"/>
        <w:rPr>
          <w:rStyle w:val="Heading2Char"/>
          <w:sz w:val="16"/>
          <w:szCs w:val="16"/>
        </w:rPr>
      </w:pPr>
      <w:r w:rsidRPr="0016191B">
        <w:rPr>
          <w:rStyle w:val="Heading2Char"/>
          <w:sz w:val="16"/>
          <w:szCs w:val="16"/>
        </w:rPr>
        <w:t>Figure 1</w:t>
      </w:r>
      <w:r w:rsidR="004E535F">
        <w:rPr>
          <w:rStyle w:val="Heading2Char"/>
          <w:sz w:val="16"/>
          <w:szCs w:val="16"/>
        </w:rPr>
        <w:t>1</w:t>
      </w:r>
      <w:r w:rsidRPr="0016191B">
        <w:rPr>
          <w:rStyle w:val="Heading2Char"/>
          <w:sz w:val="16"/>
          <w:szCs w:val="16"/>
        </w:rPr>
        <w:t xml:space="preserve"> </w:t>
      </w:r>
      <w:r w:rsidR="00CB7D8A">
        <w:rPr>
          <w:rStyle w:val="Heading2Char"/>
          <w:sz w:val="16"/>
          <w:szCs w:val="16"/>
        </w:rPr>
        <w:t>–</w:t>
      </w:r>
      <w:r w:rsidRPr="0016191B">
        <w:rPr>
          <w:rStyle w:val="Heading2Char"/>
          <w:sz w:val="16"/>
          <w:szCs w:val="16"/>
        </w:rPr>
        <w:t xml:space="preserve"> </w:t>
      </w:r>
      <w:r w:rsidR="00CB7D8A">
        <w:rPr>
          <w:rStyle w:val="Heading2Char"/>
          <w:sz w:val="16"/>
          <w:szCs w:val="16"/>
        </w:rPr>
        <w:t>SEN</w:t>
      </w:r>
      <w:r w:rsidR="004B2458">
        <w:rPr>
          <w:rStyle w:val="Heading2Char"/>
          <w:sz w:val="16"/>
          <w:szCs w:val="16"/>
        </w:rPr>
        <w:t xml:space="preserve">0203 Heart rate </w:t>
      </w:r>
      <w:r w:rsidRPr="0016191B">
        <w:rPr>
          <w:rStyle w:val="Heading2Char"/>
          <w:sz w:val="16"/>
          <w:szCs w:val="16"/>
        </w:rPr>
        <w:t>Sensor</w:t>
      </w:r>
    </w:p>
    <w:p w14:paraId="6B05DD49" w14:textId="65B1A201" w:rsidR="005B5833" w:rsidRPr="005679A6" w:rsidRDefault="005B5833" w:rsidP="005B5833">
      <w:pPr>
        <w:pStyle w:val="Heading2"/>
        <w:rPr>
          <w:rFonts w:eastAsia="Calibri"/>
          <w:sz w:val="16"/>
          <w:szCs w:val="16"/>
        </w:rPr>
      </w:pPr>
      <w:r>
        <w:rPr>
          <w:rFonts w:eastAsia="Calibri"/>
          <w:sz w:val="16"/>
          <w:szCs w:val="16"/>
        </w:rPr>
        <w:t xml:space="preserve">Figure 12 - </w:t>
      </w:r>
      <w:r w:rsidRPr="005679A6">
        <w:rPr>
          <w:rFonts w:eastAsia="Calibri"/>
          <w:sz w:val="16"/>
          <w:szCs w:val="16"/>
        </w:rPr>
        <w:t xml:space="preserve">Pinout of the Heart rate sensor </w:t>
      </w:r>
    </w:p>
    <w:p w14:paraId="5B07250A" w14:textId="6AA0F7DF" w:rsidR="005B5833" w:rsidRDefault="005B5833" w:rsidP="005B5833">
      <w:pPr>
        <w:pStyle w:val="Heading2"/>
        <w:rPr>
          <w:rFonts w:eastAsia="Calibri"/>
          <w:sz w:val="16"/>
          <w:szCs w:val="16"/>
        </w:rPr>
      </w:pPr>
      <w:r w:rsidRPr="00B12386">
        <w:rPr>
          <w:rFonts w:eastAsia="Calibri"/>
          <w:sz w:val="16"/>
          <w:szCs w:val="16"/>
        </w:rPr>
        <w:t xml:space="preserve">Figure 13 - </w:t>
      </w:r>
      <w:r w:rsidR="000B6AED">
        <w:rPr>
          <w:rFonts w:eastAsia="Calibri"/>
          <w:sz w:val="16"/>
          <w:szCs w:val="16"/>
        </w:rPr>
        <w:t>B</w:t>
      </w:r>
      <w:r w:rsidRPr="00B12386">
        <w:rPr>
          <w:rFonts w:eastAsia="Calibri"/>
          <w:sz w:val="16"/>
          <w:szCs w:val="16"/>
        </w:rPr>
        <w:t>readboard connection of the Heart rate sensor and ESP32</w:t>
      </w:r>
    </w:p>
    <w:p w14:paraId="173F8B91" w14:textId="46CB6885" w:rsidR="004E535F" w:rsidRPr="003D193B" w:rsidRDefault="004E535F" w:rsidP="003D193B">
      <w:pPr>
        <w:pStyle w:val="Heading2"/>
        <w:rPr>
          <w:rFonts w:eastAsia="Calibri"/>
          <w:sz w:val="16"/>
          <w:szCs w:val="16"/>
        </w:rPr>
      </w:pPr>
      <w:r w:rsidRPr="00ED77CA">
        <w:rPr>
          <w:rFonts w:eastAsia="Calibri"/>
          <w:sz w:val="16"/>
          <w:szCs w:val="16"/>
        </w:rPr>
        <w:t xml:space="preserve">Figure </w:t>
      </w:r>
      <w:r>
        <w:rPr>
          <w:rFonts w:eastAsia="Calibri"/>
          <w:sz w:val="16"/>
          <w:szCs w:val="16"/>
        </w:rPr>
        <w:t>1</w:t>
      </w:r>
      <w:r w:rsidR="003D193B">
        <w:rPr>
          <w:rFonts w:eastAsia="Calibri"/>
          <w:sz w:val="16"/>
          <w:szCs w:val="16"/>
        </w:rPr>
        <w:t>5</w:t>
      </w:r>
      <w:r w:rsidRPr="00ED77CA">
        <w:rPr>
          <w:rFonts w:eastAsia="Calibri"/>
          <w:sz w:val="16"/>
          <w:szCs w:val="16"/>
        </w:rPr>
        <w:t xml:space="preserve"> </w:t>
      </w:r>
      <w:r>
        <w:rPr>
          <w:rFonts w:eastAsia="Calibri"/>
          <w:sz w:val="16"/>
          <w:szCs w:val="16"/>
        </w:rPr>
        <w:t>–</w:t>
      </w:r>
      <w:r w:rsidRPr="00ED77CA">
        <w:rPr>
          <w:rFonts w:eastAsia="Calibri"/>
          <w:sz w:val="16"/>
          <w:szCs w:val="16"/>
        </w:rPr>
        <w:t xml:space="preserve"> </w:t>
      </w:r>
      <w:proofErr w:type="spellStart"/>
      <w:r>
        <w:rPr>
          <w:rFonts w:eastAsia="Calibri"/>
          <w:sz w:val="16"/>
          <w:szCs w:val="16"/>
        </w:rPr>
        <w:t>Tasmota</w:t>
      </w:r>
      <w:proofErr w:type="spellEnd"/>
      <w:r>
        <w:rPr>
          <w:rFonts w:eastAsia="Calibri"/>
          <w:sz w:val="16"/>
          <w:szCs w:val="16"/>
        </w:rPr>
        <w:t xml:space="preserve"> connection for the </w:t>
      </w:r>
      <w:r w:rsidR="003D193B">
        <w:rPr>
          <w:rFonts w:eastAsia="Calibri"/>
          <w:sz w:val="16"/>
          <w:szCs w:val="16"/>
        </w:rPr>
        <w:t>Heart rate sensor</w:t>
      </w:r>
    </w:p>
    <w:p w14:paraId="05ACB193" w14:textId="77777777" w:rsidR="003E7FC0" w:rsidRPr="009063DB" w:rsidRDefault="003E7FC0" w:rsidP="003E7FC0">
      <w:pPr>
        <w:pStyle w:val="Heading2"/>
        <w:rPr>
          <w:rFonts w:eastAsia="Calibri"/>
          <w:sz w:val="16"/>
          <w:szCs w:val="16"/>
        </w:rPr>
      </w:pPr>
      <w:r w:rsidRPr="009063DB">
        <w:rPr>
          <w:rFonts w:eastAsia="Calibri"/>
          <w:sz w:val="16"/>
          <w:szCs w:val="16"/>
        </w:rPr>
        <w:t xml:space="preserve">Figure 16 – Data flow of the components </w:t>
      </w:r>
    </w:p>
    <w:p w14:paraId="74568E33" w14:textId="1E0AE589" w:rsidR="005B5833" w:rsidRPr="00B26CA1" w:rsidRDefault="003E7FC0" w:rsidP="00B26CA1">
      <w:pPr>
        <w:pStyle w:val="Heading2"/>
        <w:rPr>
          <w:sz w:val="16"/>
          <w:szCs w:val="16"/>
        </w:rPr>
      </w:pPr>
      <w:r w:rsidRPr="00B26CA1">
        <w:rPr>
          <w:sz w:val="16"/>
          <w:szCs w:val="16"/>
        </w:rPr>
        <w:t>Figure 17 – Gnatt Chart</w:t>
      </w:r>
    </w:p>
    <w:p w14:paraId="3F74A7CB" w14:textId="77777777" w:rsidR="00A97051" w:rsidRPr="00A97051" w:rsidRDefault="00A97051" w:rsidP="00A97051"/>
    <w:p w14:paraId="7F95B288" w14:textId="77777777" w:rsidR="00A97051" w:rsidRDefault="00A97051" w:rsidP="00F36E68"/>
    <w:p w14:paraId="1C45CE2F" w14:textId="77777777" w:rsidR="00F36E68" w:rsidRDefault="00F36E68" w:rsidP="00F36E68"/>
    <w:p w14:paraId="4D66B6E5" w14:textId="77777777" w:rsidR="00F36E68" w:rsidRDefault="00F36E68" w:rsidP="00F36E68"/>
    <w:p w14:paraId="5F844A5A" w14:textId="77777777" w:rsidR="00F36E68" w:rsidRDefault="00F36E68" w:rsidP="00F36E68"/>
    <w:p w14:paraId="7A40066E" w14:textId="51BC27CC" w:rsidR="00124F75" w:rsidRDefault="00124F75" w:rsidP="00124F75">
      <w:pPr>
        <w:spacing w:after="0"/>
      </w:pPr>
    </w:p>
    <w:p w14:paraId="1A339BE4" w14:textId="77777777" w:rsidR="008556D9" w:rsidRDefault="008556D9" w:rsidP="00124F75">
      <w:pPr>
        <w:spacing w:after="0"/>
      </w:pPr>
    </w:p>
    <w:p w14:paraId="4479534E" w14:textId="77777777" w:rsidR="008556D9" w:rsidRDefault="008556D9" w:rsidP="00124F75">
      <w:pPr>
        <w:spacing w:after="0"/>
      </w:pPr>
    </w:p>
    <w:p w14:paraId="29C5AE2C" w14:textId="77777777" w:rsidR="008556D9" w:rsidRDefault="008556D9" w:rsidP="00124F75">
      <w:pPr>
        <w:spacing w:after="0"/>
      </w:pPr>
    </w:p>
    <w:p w14:paraId="17BA3B07" w14:textId="77777777" w:rsidR="008556D9" w:rsidRDefault="008556D9" w:rsidP="00124F75">
      <w:pPr>
        <w:spacing w:after="0"/>
      </w:pPr>
    </w:p>
    <w:p w14:paraId="64D7A493" w14:textId="77777777" w:rsidR="008556D9" w:rsidRDefault="008556D9" w:rsidP="00124F75">
      <w:pPr>
        <w:spacing w:after="0"/>
      </w:pPr>
    </w:p>
    <w:p w14:paraId="4A5BA44C" w14:textId="77777777" w:rsidR="008556D9" w:rsidRDefault="008556D9" w:rsidP="00124F75">
      <w:pPr>
        <w:spacing w:after="0"/>
      </w:pPr>
    </w:p>
    <w:p w14:paraId="43759E99" w14:textId="77777777" w:rsidR="008556D9" w:rsidRDefault="008556D9" w:rsidP="00124F75">
      <w:pPr>
        <w:spacing w:after="0"/>
      </w:pPr>
    </w:p>
    <w:p w14:paraId="5DCAA74A" w14:textId="77777777" w:rsidR="008556D9" w:rsidRDefault="008556D9" w:rsidP="00124F75">
      <w:pPr>
        <w:spacing w:after="0"/>
      </w:pPr>
    </w:p>
    <w:p w14:paraId="760172CB" w14:textId="77777777" w:rsidR="008556D9" w:rsidRDefault="008556D9" w:rsidP="00124F75">
      <w:pPr>
        <w:spacing w:after="0"/>
      </w:pPr>
    </w:p>
    <w:p w14:paraId="6C135C23" w14:textId="77777777" w:rsidR="008556D9" w:rsidRDefault="008556D9" w:rsidP="00124F75">
      <w:pPr>
        <w:spacing w:after="0"/>
      </w:pPr>
    </w:p>
    <w:p w14:paraId="0F9033B4" w14:textId="77777777" w:rsidR="008556D9" w:rsidRDefault="008556D9" w:rsidP="00124F75">
      <w:pPr>
        <w:spacing w:after="0"/>
      </w:pPr>
    </w:p>
    <w:p w14:paraId="47EFAFE7" w14:textId="77777777" w:rsidR="008556D9" w:rsidRDefault="008556D9" w:rsidP="00124F75">
      <w:pPr>
        <w:spacing w:after="0"/>
      </w:pPr>
    </w:p>
    <w:p w14:paraId="53E808E9" w14:textId="77777777" w:rsidR="008556D9" w:rsidRDefault="008556D9" w:rsidP="00124F75">
      <w:pPr>
        <w:spacing w:after="0"/>
      </w:pPr>
    </w:p>
    <w:p w14:paraId="06C2AEAF" w14:textId="77777777" w:rsidR="008556D9" w:rsidRDefault="008556D9" w:rsidP="00124F75">
      <w:pPr>
        <w:spacing w:after="0"/>
      </w:pPr>
    </w:p>
    <w:p w14:paraId="72C6C6FC" w14:textId="77777777" w:rsidR="008556D9" w:rsidRDefault="008556D9" w:rsidP="00124F75">
      <w:pPr>
        <w:spacing w:after="0"/>
      </w:pPr>
    </w:p>
    <w:p w14:paraId="284C7B59" w14:textId="77777777" w:rsidR="008556D9" w:rsidRDefault="008556D9" w:rsidP="00124F75">
      <w:pPr>
        <w:spacing w:after="0"/>
      </w:pPr>
    </w:p>
    <w:p w14:paraId="3528A211" w14:textId="77777777" w:rsidR="008556D9" w:rsidRDefault="008556D9" w:rsidP="00124F75">
      <w:pPr>
        <w:spacing w:after="0"/>
      </w:pPr>
    </w:p>
    <w:p w14:paraId="7F914287" w14:textId="77777777" w:rsidR="008556D9" w:rsidRDefault="008556D9" w:rsidP="00124F75">
      <w:pPr>
        <w:spacing w:after="0"/>
      </w:pPr>
    </w:p>
    <w:p w14:paraId="69D1F5C3" w14:textId="77777777" w:rsidR="005B5833" w:rsidRDefault="005B5833" w:rsidP="00124F75">
      <w:pPr>
        <w:spacing w:after="0"/>
      </w:pPr>
    </w:p>
    <w:p w14:paraId="7764E661" w14:textId="77777777" w:rsidR="008556D9" w:rsidRDefault="008556D9" w:rsidP="00124F75">
      <w:pPr>
        <w:spacing w:after="0"/>
      </w:pPr>
    </w:p>
    <w:p w14:paraId="4726D83D" w14:textId="77777777" w:rsidR="000B5F6A" w:rsidRDefault="000B5F6A" w:rsidP="00124F75">
      <w:pPr>
        <w:spacing w:after="0"/>
      </w:pPr>
    </w:p>
    <w:p w14:paraId="65FE0EF7" w14:textId="77777777" w:rsidR="000B5F6A" w:rsidRDefault="000B5F6A" w:rsidP="00124F75">
      <w:pPr>
        <w:spacing w:after="0"/>
      </w:pPr>
    </w:p>
    <w:p w14:paraId="054399C2" w14:textId="6BEE5EED" w:rsidR="00124F75" w:rsidRPr="003340D6" w:rsidRDefault="00124F75" w:rsidP="00E41315">
      <w:pPr>
        <w:pStyle w:val="Heading2"/>
        <w:numPr>
          <w:ilvl w:val="0"/>
          <w:numId w:val="43"/>
        </w:numPr>
      </w:pPr>
      <w:bookmarkStart w:id="3" w:name="_Toc158429223"/>
      <w:r w:rsidRPr="7216D891">
        <w:lastRenderedPageBreak/>
        <w:t>Project Description</w:t>
      </w:r>
      <w:bookmarkEnd w:id="3"/>
    </w:p>
    <w:p w14:paraId="56553C90" w14:textId="771A6111" w:rsidR="002F1AE7" w:rsidRDefault="00124F75" w:rsidP="00124F75">
      <w:pPr>
        <w:spacing w:after="0"/>
        <w:rPr>
          <w:rFonts w:ascii="Calibri" w:eastAsia="Calibri" w:hAnsi="Calibri" w:cs="Calibri"/>
        </w:rPr>
      </w:pPr>
      <w:bookmarkStart w:id="4" w:name="_Hlk158310777"/>
      <w:r w:rsidRPr="003340D6">
        <w:rPr>
          <w:rFonts w:ascii="Calibri" w:eastAsia="Calibri" w:hAnsi="Calibri" w:cs="Calibri"/>
        </w:rPr>
        <w:t xml:space="preserve">The project aims to oversee a health monitoring system utilizing a health gadget equipped with </w:t>
      </w:r>
      <w:r w:rsidR="0040723E">
        <w:t>SEN0203 Heart rate sensor</w:t>
      </w:r>
      <w:r w:rsidR="001C020C">
        <w:rPr>
          <w:rFonts w:ascii="Calibri" w:eastAsia="Calibri" w:hAnsi="Calibri" w:cs="Calibri"/>
        </w:rPr>
        <w:t xml:space="preserve">, </w:t>
      </w:r>
      <w:r w:rsidRPr="003340D6">
        <w:rPr>
          <w:rFonts w:ascii="Calibri" w:eastAsia="Calibri" w:hAnsi="Calibri" w:cs="Calibri"/>
        </w:rPr>
        <w:t>DS18B20 Temperature Sensor</w:t>
      </w:r>
      <w:r w:rsidR="0040723E">
        <w:rPr>
          <w:rFonts w:ascii="Calibri" w:eastAsia="Calibri" w:hAnsi="Calibri" w:cs="Calibri"/>
        </w:rPr>
        <w:t xml:space="preserve"> and Bluetooth Blood Pressure </w:t>
      </w:r>
      <w:r w:rsidR="006148B7">
        <w:rPr>
          <w:rFonts w:ascii="Calibri" w:eastAsia="Calibri" w:hAnsi="Calibri" w:cs="Calibri"/>
        </w:rPr>
        <w:t>monitor.</w:t>
      </w:r>
      <w:r w:rsidR="002F1AE7">
        <w:rPr>
          <w:rFonts w:ascii="Calibri" w:eastAsia="Calibri" w:hAnsi="Calibri" w:cs="Calibri"/>
        </w:rPr>
        <w:t xml:space="preserve"> </w:t>
      </w:r>
    </w:p>
    <w:p w14:paraId="0D6E5B41" w14:textId="36A796E9" w:rsidR="00124F75" w:rsidRDefault="00124F75" w:rsidP="00124F75">
      <w:pPr>
        <w:spacing w:after="0"/>
        <w:rPr>
          <w:rFonts w:ascii="Calibri" w:eastAsia="Calibri" w:hAnsi="Calibri" w:cs="Calibri"/>
        </w:rPr>
      </w:pPr>
      <w:r w:rsidRPr="003340D6">
        <w:rPr>
          <w:rFonts w:ascii="Calibri" w:eastAsia="Calibri" w:hAnsi="Calibri" w:cs="Calibri"/>
        </w:rPr>
        <w:t xml:space="preserve">This gadget enables remote monitoring of an individual's health by detecting pulse/heart rate and body temperature. </w:t>
      </w:r>
      <w:r>
        <w:rPr>
          <w:rFonts w:ascii="Calibri" w:eastAsia="Calibri" w:hAnsi="Calibri" w:cs="Calibri"/>
        </w:rPr>
        <w:t>T</w:t>
      </w:r>
      <w:r w:rsidRPr="003340D6">
        <w:rPr>
          <w:rFonts w:ascii="Calibri" w:eastAsia="Calibri" w:hAnsi="Calibri" w:cs="Calibri"/>
        </w:rPr>
        <w:t xml:space="preserve">he collected </w:t>
      </w:r>
      <w:r>
        <w:rPr>
          <w:rFonts w:ascii="Calibri" w:eastAsia="Calibri" w:hAnsi="Calibri" w:cs="Calibri"/>
        </w:rPr>
        <w:t xml:space="preserve">health </w:t>
      </w:r>
      <w:r w:rsidRPr="003340D6">
        <w:rPr>
          <w:rFonts w:ascii="Calibri" w:eastAsia="Calibri" w:hAnsi="Calibri" w:cs="Calibri"/>
        </w:rPr>
        <w:t>information is transmitted to a dedicated website using HTTP, generating a comprehensive health report accessible to both the patient and their General Practitioner (GP) or doctor.</w:t>
      </w:r>
      <w:r w:rsidRPr="00C0478F">
        <w:rPr>
          <w:rFonts w:ascii="Calibri" w:eastAsia="Calibri" w:hAnsi="Calibri" w:cs="Calibri"/>
        </w:rPr>
        <w:t xml:space="preserve">  </w:t>
      </w:r>
    </w:p>
    <w:bookmarkEnd w:id="4"/>
    <w:p w14:paraId="5DAF93CB" w14:textId="77777777" w:rsidR="00124F75" w:rsidRPr="00865E7F" w:rsidRDefault="00124F75" w:rsidP="00124F75">
      <w:pPr>
        <w:spacing w:after="0"/>
        <w:rPr>
          <w:rFonts w:ascii="Calibri" w:eastAsia="Calibri" w:hAnsi="Calibri" w:cs="Calibri"/>
        </w:rPr>
      </w:pPr>
    </w:p>
    <w:p w14:paraId="33C5C204" w14:textId="3D93AC68" w:rsidR="00124F75" w:rsidRDefault="00124F75" w:rsidP="00124F75">
      <w:pPr>
        <w:spacing w:after="0"/>
        <w:rPr>
          <w:rFonts w:ascii="Calibri" w:eastAsia="Calibri" w:hAnsi="Calibri" w:cs="Calibri"/>
        </w:rPr>
      </w:pPr>
      <w:r w:rsidRPr="00592687">
        <w:rPr>
          <w:rFonts w:ascii="Calibri" w:eastAsia="Calibri" w:hAnsi="Calibri" w:cs="Calibri"/>
        </w:rPr>
        <w:t xml:space="preserve">The </w:t>
      </w:r>
      <w:r>
        <w:rPr>
          <w:rFonts w:ascii="Calibri" w:eastAsia="Calibri" w:hAnsi="Calibri" w:cs="Calibri"/>
        </w:rPr>
        <w:t xml:space="preserve">main </w:t>
      </w:r>
      <w:r w:rsidRPr="00592687">
        <w:rPr>
          <w:rFonts w:ascii="Calibri" w:eastAsia="Calibri" w:hAnsi="Calibri" w:cs="Calibri"/>
        </w:rPr>
        <w:t xml:space="preserve">beneficiaries of this project are vulnerable individuals worldwide, especially those unable to travel. </w:t>
      </w:r>
      <w:r w:rsidRPr="003A2DFF">
        <w:rPr>
          <w:rFonts w:ascii="Calibri" w:eastAsia="Calibri" w:hAnsi="Calibri" w:cs="Calibri"/>
        </w:rPr>
        <w:t xml:space="preserve">The system provides timely and accurate information regarding body temperature, heart rate, and </w:t>
      </w:r>
      <w:r w:rsidR="0040723E">
        <w:rPr>
          <w:rFonts w:ascii="Calibri" w:eastAsia="Calibri" w:hAnsi="Calibri" w:cs="Calibri"/>
        </w:rPr>
        <w:t>blood pressure</w:t>
      </w:r>
      <w:r w:rsidRPr="003A2DFF">
        <w:rPr>
          <w:rFonts w:ascii="Calibri" w:eastAsia="Calibri" w:hAnsi="Calibri" w:cs="Calibri"/>
        </w:rPr>
        <w:t xml:space="preserve">. </w:t>
      </w:r>
      <w:r>
        <w:rPr>
          <w:rFonts w:ascii="Calibri" w:eastAsia="Calibri" w:hAnsi="Calibri" w:cs="Calibri"/>
        </w:rPr>
        <w:t xml:space="preserve">It also serves the patient by providing them with the access of the health data over periods of years or months, facilitating medical choices based on the health status of the patient. </w:t>
      </w:r>
    </w:p>
    <w:p w14:paraId="51081960" w14:textId="7C5781B7" w:rsidR="00124F75" w:rsidRPr="00CD7013" w:rsidRDefault="002A7D10" w:rsidP="00CD7013">
      <w:pPr>
        <w:pStyle w:val="Heading1"/>
        <w:rPr>
          <w:rFonts w:eastAsia="Calibri"/>
          <w:sz w:val="22"/>
          <w:szCs w:val="22"/>
        </w:rPr>
      </w:pPr>
      <w:bookmarkStart w:id="5" w:name="_Toc158429224"/>
      <w:r w:rsidRPr="00CD7013">
        <w:rPr>
          <w:rFonts w:eastAsia="Calibri"/>
          <w:sz w:val="22"/>
          <w:szCs w:val="22"/>
        </w:rPr>
        <w:t xml:space="preserve">1.1: </w:t>
      </w:r>
      <w:r w:rsidR="00FD31B2" w:rsidRPr="00CD7013">
        <w:rPr>
          <w:rFonts w:eastAsia="Calibri"/>
          <w:sz w:val="22"/>
          <w:szCs w:val="22"/>
        </w:rPr>
        <w:t>K</w:t>
      </w:r>
      <w:r w:rsidR="00124F75" w:rsidRPr="00CD7013">
        <w:rPr>
          <w:rFonts w:eastAsia="Calibri"/>
          <w:sz w:val="22"/>
          <w:szCs w:val="22"/>
        </w:rPr>
        <w:t>ey functionalities and features of the health system</w:t>
      </w:r>
      <w:r w:rsidR="00FD31B2" w:rsidRPr="00CD7013">
        <w:rPr>
          <w:rFonts w:eastAsia="Calibri"/>
          <w:sz w:val="22"/>
          <w:szCs w:val="22"/>
        </w:rPr>
        <w:t>:</w:t>
      </w:r>
      <w:bookmarkEnd w:id="5"/>
    </w:p>
    <w:p w14:paraId="7E1A9B8C" w14:textId="77777777" w:rsidR="0088693F" w:rsidRPr="0088693F" w:rsidRDefault="0088693F" w:rsidP="0088693F">
      <w:pPr>
        <w:spacing w:after="0"/>
        <w:rPr>
          <w:rFonts w:ascii="Calibri" w:eastAsia="Calibri" w:hAnsi="Calibri" w:cs="Calibri"/>
          <w:b/>
          <w:bCs/>
        </w:rPr>
      </w:pPr>
      <w:r w:rsidRPr="0088693F">
        <w:rPr>
          <w:rFonts w:ascii="Calibri" w:eastAsia="Calibri" w:hAnsi="Calibri" w:cs="Calibri"/>
          <w:b/>
          <w:bCs/>
        </w:rPr>
        <w:t>Remote Health monitoring:</w:t>
      </w:r>
    </w:p>
    <w:p w14:paraId="5DCE5453" w14:textId="77777777" w:rsidR="0088693F" w:rsidRPr="0088693F" w:rsidRDefault="0088693F" w:rsidP="0088693F">
      <w:pPr>
        <w:pStyle w:val="ListParagraph"/>
        <w:numPr>
          <w:ilvl w:val="0"/>
          <w:numId w:val="4"/>
        </w:numPr>
        <w:spacing w:after="0"/>
        <w:rPr>
          <w:rFonts w:ascii="Calibri" w:eastAsia="Calibri" w:hAnsi="Calibri" w:cs="Calibri"/>
        </w:rPr>
      </w:pPr>
      <w:r w:rsidRPr="0088693F">
        <w:rPr>
          <w:rFonts w:ascii="Calibri" w:eastAsia="Calibri" w:hAnsi="Calibri" w:cs="Calibri"/>
        </w:rPr>
        <w:t>Patients can regularly monitor their health status using the health gadget.</w:t>
      </w:r>
    </w:p>
    <w:p w14:paraId="4F85E7C4" w14:textId="44960716" w:rsidR="0088693F" w:rsidRPr="0088693F" w:rsidRDefault="0088693F" w:rsidP="0088693F">
      <w:pPr>
        <w:pStyle w:val="ListParagraph"/>
        <w:numPr>
          <w:ilvl w:val="0"/>
          <w:numId w:val="4"/>
        </w:numPr>
        <w:spacing w:after="0"/>
        <w:rPr>
          <w:rFonts w:ascii="Calibri" w:eastAsia="Calibri" w:hAnsi="Calibri" w:cs="Calibri"/>
        </w:rPr>
      </w:pPr>
      <w:r w:rsidRPr="0088693F">
        <w:rPr>
          <w:rFonts w:ascii="Calibri" w:eastAsia="Calibri" w:hAnsi="Calibri" w:cs="Calibri"/>
        </w:rPr>
        <w:t>In case of abnormal readings, such as fever due to high body temperature, a virtual meeting with the GP or doctor can be</w:t>
      </w:r>
      <w:r w:rsidR="007432DB">
        <w:rPr>
          <w:rFonts w:ascii="Calibri" w:eastAsia="Calibri" w:hAnsi="Calibri" w:cs="Calibri"/>
        </w:rPr>
        <w:t xml:space="preserve"> </w:t>
      </w:r>
      <w:proofErr w:type="spellStart"/>
      <w:r w:rsidR="007432DB">
        <w:rPr>
          <w:rFonts w:ascii="Calibri" w:eastAsia="Calibri" w:hAnsi="Calibri" w:cs="Calibri"/>
        </w:rPr>
        <w:t>organised</w:t>
      </w:r>
      <w:proofErr w:type="spellEnd"/>
      <w:r w:rsidR="0005279A">
        <w:rPr>
          <w:rFonts w:ascii="Calibri" w:eastAsia="Calibri" w:hAnsi="Calibri" w:cs="Calibri"/>
        </w:rPr>
        <w:t>,</w:t>
      </w:r>
      <w:r w:rsidRPr="0088693F">
        <w:rPr>
          <w:rFonts w:ascii="Calibri" w:eastAsia="Calibri" w:hAnsi="Calibri" w:cs="Calibri"/>
        </w:rPr>
        <w:t xml:space="preserve"> avoiding the need for physical visits in a clinic or hospital.</w:t>
      </w:r>
    </w:p>
    <w:p w14:paraId="5F192E75" w14:textId="77777777" w:rsidR="0088693F" w:rsidRPr="0088693F" w:rsidRDefault="0088693F" w:rsidP="007432DB">
      <w:pPr>
        <w:spacing w:after="0"/>
        <w:rPr>
          <w:rFonts w:ascii="Calibri" w:eastAsia="Calibri" w:hAnsi="Calibri" w:cs="Calibri"/>
          <w:b/>
          <w:bCs/>
        </w:rPr>
      </w:pPr>
      <w:r w:rsidRPr="0088693F">
        <w:rPr>
          <w:rFonts w:ascii="Calibri" w:eastAsia="Calibri" w:hAnsi="Calibri" w:cs="Calibri"/>
          <w:b/>
          <w:bCs/>
        </w:rPr>
        <w:t>Real-time Report Updates:</w:t>
      </w:r>
    </w:p>
    <w:p w14:paraId="641819B1" w14:textId="0B4182E1" w:rsidR="0088693F" w:rsidRPr="00FD31B2" w:rsidRDefault="00FD31B2" w:rsidP="00FD31B2">
      <w:pPr>
        <w:pStyle w:val="ListParagraph"/>
        <w:numPr>
          <w:ilvl w:val="0"/>
          <w:numId w:val="5"/>
        </w:numPr>
        <w:spacing w:after="0"/>
        <w:rPr>
          <w:rFonts w:ascii="Calibri" w:eastAsia="Calibri" w:hAnsi="Calibri" w:cs="Calibri"/>
        </w:rPr>
      </w:pPr>
      <w:r w:rsidRPr="00FD31B2">
        <w:rPr>
          <w:rFonts w:ascii="Calibri" w:eastAsia="Calibri" w:hAnsi="Calibri" w:cs="Calibri"/>
        </w:rPr>
        <w:t>S</w:t>
      </w:r>
      <w:r w:rsidR="0088693F" w:rsidRPr="00FD31B2">
        <w:rPr>
          <w:rFonts w:ascii="Calibri" w:eastAsia="Calibri" w:hAnsi="Calibri" w:cs="Calibri"/>
        </w:rPr>
        <w:t>ystem ensures the medical reports are updated accordingly each time a patient measures their health parameters.</w:t>
      </w:r>
    </w:p>
    <w:p w14:paraId="0B9E7751" w14:textId="66F292AB" w:rsidR="0088693F" w:rsidRPr="00FD31B2" w:rsidRDefault="00FD31B2" w:rsidP="00FD31B2">
      <w:pPr>
        <w:pStyle w:val="ListParagraph"/>
        <w:numPr>
          <w:ilvl w:val="0"/>
          <w:numId w:val="5"/>
        </w:numPr>
        <w:spacing w:after="0"/>
        <w:rPr>
          <w:rFonts w:ascii="Calibri" w:eastAsia="Calibri" w:hAnsi="Calibri" w:cs="Calibri"/>
        </w:rPr>
      </w:pPr>
      <w:r w:rsidRPr="00FD31B2">
        <w:rPr>
          <w:rFonts w:ascii="Calibri" w:eastAsia="Calibri" w:hAnsi="Calibri" w:cs="Calibri"/>
        </w:rPr>
        <w:t>I</w:t>
      </w:r>
      <w:r w:rsidR="0088693F" w:rsidRPr="00FD31B2">
        <w:rPr>
          <w:rFonts w:ascii="Calibri" w:eastAsia="Calibri" w:hAnsi="Calibri" w:cs="Calibri"/>
        </w:rPr>
        <w:t xml:space="preserve">nformation will be displayed on a HTTP-based website, accessible to both patients and </w:t>
      </w:r>
      <w:r w:rsidR="00C77A25">
        <w:rPr>
          <w:rFonts w:ascii="Calibri" w:eastAsia="Calibri" w:hAnsi="Calibri" w:cs="Calibri"/>
        </w:rPr>
        <w:t>GP or doctors</w:t>
      </w:r>
      <w:r w:rsidR="0088693F" w:rsidRPr="00FD31B2">
        <w:rPr>
          <w:rFonts w:ascii="Calibri" w:eastAsia="Calibri" w:hAnsi="Calibri" w:cs="Calibri"/>
        </w:rPr>
        <w:t>.</w:t>
      </w:r>
    </w:p>
    <w:p w14:paraId="781ABB2E" w14:textId="77777777" w:rsidR="0088693F" w:rsidRPr="0088693F" w:rsidRDefault="0088693F" w:rsidP="0088693F">
      <w:pPr>
        <w:spacing w:after="0"/>
        <w:ind w:left="360"/>
        <w:rPr>
          <w:rFonts w:ascii="Calibri" w:eastAsia="Calibri" w:hAnsi="Calibri" w:cs="Calibri"/>
          <w:b/>
          <w:bCs/>
        </w:rPr>
      </w:pPr>
      <w:r w:rsidRPr="0088693F">
        <w:rPr>
          <w:rFonts w:ascii="Calibri" w:eastAsia="Calibri" w:hAnsi="Calibri" w:cs="Calibri"/>
          <w:b/>
          <w:bCs/>
        </w:rPr>
        <w:t>Health Data Access:</w:t>
      </w:r>
    </w:p>
    <w:p w14:paraId="348BD2CA" w14:textId="501F95E2" w:rsidR="0088693F" w:rsidRPr="00FD31B2" w:rsidRDefault="0088693F" w:rsidP="00FD31B2">
      <w:pPr>
        <w:pStyle w:val="ListParagraph"/>
        <w:numPr>
          <w:ilvl w:val="0"/>
          <w:numId w:val="6"/>
        </w:numPr>
        <w:spacing w:after="0"/>
        <w:rPr>
          <w:rFonts w:ascii="Calibri" w:eastAsia="Calibri" w:hAnsi="Calibri" w:cs="Calibri"/>
        </w:rPr>
      </w:pPr>
      <w:r w:rsidRPr="00FD31B2">
        <w:rPr>
          <w:rFonts w:ascii="Calibri" w:eastAsia="Calibri" w:hAnsi="Calibri" w:cs="Calibri"/>
        </w:rPr>
        <w:t>The website stores the health reports, enabling patients and doctors to review the health data over various timeframes (e.g.</w:t>
      </w:r>
      <w:r w:rsidR="00E76394">
        <w:rPr>
          <w:rFonts w:ascii="Calibri" w:eastAsia="Calibri" w:hAnsi="Calibri" w:cs="Calibri"/>
        </w:rPr>
        <w:t xml:space="preserve"> Y</w:t>
      </w:r>
      <w:r w:rsidRPr="00FD31B2">
        <w:rPr>
          <w:rFonts w:ascii="Calibri" w:eastAsia="Calibri" w:hAnsi="Calibri" w:cs="Calibri"/>
        </w:rPr>
        <w:t>ears</w:t>
      </w:r>
      <w:r w:rsidR="00E76394">
        <w:rPr>
          <w:rFonts w:ascii="Calibri" w:eastAsia="Calibri" w:hAnsi="Calibri" w:cs="Calibri"/>
        </w:rPr>
        <w:t xml:space="preserve"> from 2024 to 2019</w:t>
      </w:r>
      <w:r w:rsidRPr="00FD31B2">
        <w:rPr>
          <w:rFonts w:ascii="Calibri" w:eastAsia="Calibri" w:hAnsi="Calibri" w:cs="Calibri"/>
        </w:rPr>
        <w:t>), facilitating the understanding of the patient's health status.</w:t>
      </w:r>
    </w:p>
    <w:p w14:paraId="73226B9E" w14:textId="77777777" w:rsidR="0088693F" w:rsidRPr="0088693F" w:rsidRDefault="0088693F" w:rsidP="0088693F">
      <w:pPr>
        <w:spacing w:after="0"/>
        <w:ind w:left="360"/>
        <w:rPr>
          <w:rFonts w:ascii="Calibri" w:eastAsia="Calibri" w:hAnsi="Calibri" w:cs="Calibri"/>
          <w:b/>
          <w:bCs/>
        </w:rPr>
      </w:pPr>
      <w:r w:rsidRPr="0088693F">
        <w:rPr>
          <w:rFonts w:ascii="Calibri" w:eastAsia="Calibri" w:hAnsi="Calibri" w:cs="Calibri"/>
          <w:b/>
          <w:bCs/>
        </w:rPr>
        <w:t>Secure Data Transmission:</w:t>
      </w:r>
    </w:p>
    <w:p w14:paraId="0A877D3E" w14:textId="55C180C8" w:rsidR="0088693F" w:rsidRPr="00FD31B2" w:rsidRDefault="00FD31B2" w:rsidP="00FD31B2">
      <w:pPr>
        <w:pStyle w:val="ListParagraph"/>
        <w:numPr>
          <w:ilvl w:val="0"/>
          <w:numId w:val="6"/>
        </w:numPr>
        <w:spacing w:after="0"/>
        <w:rPr>
          <w:rFonts w:ascii="Calibri" w:eastAsia="Calibri" w:hAnsi="Calibri" w:cs="Calibri"/>
        </w:rPr>
      </w:pPr>
      <w:r w:rsidRPr="00FD31B2">
        <w:rPr>
          <w:rFonts w:ascii="Calibri" w:eastAsia="Calibri" w:hAnsi="Calibri" w:cs="Calibri"/>
        </w:rPr>
        <w:t>E</w:t>
      </w:r>
      <w:r w:rsidR="0088693F" w:rsidRPr="00FD31B2">
        <w:rPr>
          <w:rFonts w:ascii="Calibri" w:eastAsia="Calibri" w:hAnsi="Calibri" w:cs="Calibri"/>
        </w:rPr>
        <w:t>nsure</w:t>
      </w:r>
      <w:r w:rsidRPr="00FD31B2">
        <w:rPr>
          <w:rFonts w:ascii="Calibri" w:eastAsia="Calibri" w:hAnsi="Calibri" w:cs="Calibri"/>
        </w:rPr>
        <w:t xml:space="preserve">’s the </w:t>
      </w:r>
      <w:r w:rsidR="0088693F" w:rsidRPr="00FD31B2">
        <w:rPr>
          <w:rFonts w:ascii="Calibri" w:eastAsia="Calibri" w:hAnsi="Calibri" w:cs="Calibri"/>
        </w:rPr>
        <w:t>patient data is confidential and secured, the system utilizes secured HTTP protocols for transmitting health data from the gadget to the website.</w:t>
      </w:r>
    </w:p>
    <w:p w14:paraId="2A7216A3" w14:textId="2C665F0C" w:rsidR="00FD31B2" w:rsidRPr="000B5F6A" w:rsidRDefault="0088693F" w:rsidP="00FD31B2">
      <w:pPr>
        <w:pStyle w:val="ListParagraph"/>
        <w:numPr>
          <w:ilvl w:val="0"/>
          <w:numId w:val="6"/>
        </w:numPr>
        <w:spacing w:after="0"/>
        <w:rPr>
          <w:rFonts w:ascii="Calibri" w:eastAsia="Calibri" w:hAnsi="Calibri" w:cs="Calibri"/>
        </w:rPr>
      </w:pPr>
      <w:r w:rsidRPr="00FD31B2">
        <w:rPr>
          <w:rFonts w:ascii="Calibri" w:eastAsia="Calibri" w:hAnsi="Calibri" w:cs="Calibri"/>
        </w:rPr>
        <w:t>Additionally, username and password encryption are implemented to secure information during transmission.</w:t>
      </w:r>
    </w:p>
    <w:p w14:paraId="479897F1" w14:textId="77777777" w:rsidR="0088693F" w:rsidRPr="0088693F" w:rsidRDefault="0088693F" w:rsidP="0088693F">
      <w:pPr>
        <w:spacing w:after="0"/>
        <w:ind w:left="360"/>
        <w:rPr>
          <w:rFonts w:ascii="Calibri" w:eastAsia="Calibri" w:hAnsi="Calibri" w:cs="Calibri"/>
          <w:b/>
          <w:bCs/>
        </w:rPr>
      </w:pPr>
      <w:r w:rsidRPr="0088693F">
        <w:rPr>
          <w:rFonts w:ascii="Calibri" w:eastAsia="Calibri" w:hAnsi="Calibri" w:cs="Calibri"/>
          <w:b/>
          <w:bCs/>
        </w:rPr>
        <w:t>Virtual Appointments:</w:t>
      </w:r>
    </w:p>
    <w:p w14:paraId="4409E4D2" w14:textId="351B51E0" w:rsidR="0088693F" w:rsidRPr="00FD31B2" w:rsidRDefault="0088693F" w:rsidP="00FD31B2">
      <w:pPr>
        <w:pStyle w:val="ListParagraph"/>
        <w:numPr>
          <w:ilvl w:val="0"/>
          <w:numId w:val="7"/>
        </w:numPr>
        <w:spacing w:after="0"/>
        <w:rPr>
          <w:rFonts w:ascii="Calibri" w:eastAsia="Calibri" w:hAnsi="Calibri" w:cs="Calibri"/>
        </w:rPr>
      </w:pPr>
      <w:r w:rsidRPr="00FD31B2">
        <w:rPr>
          <w:rFonts w:ascii="Calibri" w:eastAsia="Calibri" w:hAnsi="Calibri" w:cs="Calibri"/>
        </w:rPr>
        <w:t xml:space="preserve">Through the system, patients </w:t>
      </w:r>
      <w:r w:rsidR="0005279A" w:rsidRPr="00FD31B2">
        <w:rPr>
          <w:rFonts w:ascii="Calibri" w:eastAsia="Calibri" w:hAnsi="Calibri" w:cs="Calibri"/>
        </w:rPr>
        <w:t>engage</w:t>
      </w:r>
      <w:r w:rsidRPr="00FD31B2">
        <w:rPr>
          <w:rFonts w:ascii="Calibri" w:eastAsia="Calibri" w:hAnsi="Calibri" w:cs="Calibri"/>
        </w:rPr>
        <w:t xml:space="preserve"> in virtual appointment meetings with their GP or Doctor using platforms like Zoom or Microsoft Teams.</w:t>
      </w:r>
    </w:p>
    <w:p w14:paraId="4A9C382F" w14:textId="0B562366" w:rsidR="0088693F" w:rsidRPr="00FD31B2" w:rsidRDefault="00FD31B2" w:rsidP="00FD31B2">
      <w:pPr>
        <w:pStyle w:val="ListParagraph"/>
        <w:numPr>
          <w:ilvl w:val="0"/>
          <w:numId w:val="7"/>
        </w:numPr>
        <w:spacing w:after="0"/>
        <w:rPr>
          <w:rFonts w:ascii="Calibri" w:eastAsia="Calibri" w:hAnsi="Calibri" w:cs="Calibri"/>
        </w:rPr>
      </w:pPr>
      <w:r w:rsidRPr="00FD31B2">
        <w:rPr>
          <w:rFonts w:ascii="Calibri" w:eastAsia="Calibri" w:hAnsi="Calibri" w:cs="Calibri"/>
        </w:rPr>
        <w:t xml:space="preserve">Faster process </w:t>
      </w:r>
      <w:r w:rsidR="0088693F" w:rsidRPr="00FD31B2">
        <w:rPr>
          <w:rFonts w:ascii="Calibri" w:eastAsia="Calibri" w:hAnsi="Calibri" w:cs="Calibri"/>
        </w:rPr>
        <w:t xml:space="preserve">and </w:t>
      </w:r>
      <w:r w:rsidR="0005279A" w:rsidRPr="00FD31B2">
        <w:rPr>
          <w:rFonts w:ascii="Calibri" w:eastAsia="Calibri" w:hAnsi="Calibri" w:cs="Calibri"/>
        </w:rPr>
        <w:t>allow</w:t>
      </w:r>
      <w:r w:rsidR="0005279A">
        <w:rPr>
          <w:rFonts w:ascii="Calibri" w:eastAsia="Calibri" w:hAnsi="Calibri" w:cs="Calibri"/>
        </w:rPr>
        <w:t>s</w:t>
      </w:r>
      <w:r w:rsidR="0088693F" w:rsidRPr="00FD31B2">
        <w:rPr>
          <w:rFonts w:ascii="Calibri" w:eastAsia="Calibri" w:hAnsi="Calibri" w:cs="Calibri"/>
        </w:rPr>
        <w:t xml:space="preserve"> the health status of the patient to be assessed without the need for physical assistance.</w:t>
      </w:r>
    </w:p>
    <w:p w14:paraId="6624527E" w14:textId="77777777" w:rsidR="0088693F" w:rsidRPr="0088693F" w:rsidRDefault="0088693F" w:rsidP="0088693F">
      <w:pPr>
        <w:spacing w:after="0"/>
        <w:ind w:left="360"/>
        <w:rPr>
          <w:rFonts w:ascii="Calibri" w:eastAsia="Calibri" w:hAnsi="Calibri" w:cs="Calibri"/>
          <w:b/>
          <w:bCs/>
        </w:rPr>
      </w:pPr>
      <w:r w:rsidRPr="0088693F">
        <w:rPr>
          <w:rFonts w:ascii="Calibri" w:eastAsia="Calibri" w:hAnsi="Calibri" w:cs="Calibri"/>
          <w:b/>
          <w:bCs/>
        </w:rPr>
        <w:t>Alert Notification:</w:t>
      </w:r>
    </w:p>
    <w:p w14:paraId="1A7D8970" w14:textId="12ECE9B4" w:rsidR="0088693F" w:rsidRPr="001428F4" w:rsidRDefault="0088693F" w:rsidP="001428F4">
      <w:pPr>
        <w:pStyle w:val="ListParagraph"/>
        <w:numPr>
          <w:ilvl w:val="0"/>
          <w:numId w:val="8"/>
        </w:numPr>
        <w:spacing w:after="0"/>
        <w:rPr>
          <w:rFonts w:ascii="Calibri" w:eastAsia="Calibri" w:hAnsi="Calibri" w:cs="Calibri"/>
        </w:rPr>
      </w:pPr>
      <w:r w:rsidRPr="001428F4">
        <w:rPr>
          <w:rFonts w:ascii="Calibri" w:eastAsia="Calibri" w:hAnsi="Calibri" w:cs="Calibri"/>
        </w:rPr>
        <w:t xml:space="preserve">In case of abnormal readings or critical health conditions detected by the sensors, the system </w:t>
      </w:r>
      <w:r w:rsidR="0083178D">
        <w:rPr>
          <w:rFonts w:ascii="Calibri" w:eastAsia="Calibri" w:hAnsi="Calibri" w:cs="Calibri"/>
        </w:rPr>
        <w:t xml:space="preserve">will </w:t>
      </w:r>
      <w:r w:rsidR="00AD0F3D">
        <w:rPr>
          <w:rFonts w:ascii="Calibri" w:eastAsia="Calibri" w:hAnsi="Calibri" w:cs="Calibri"/>
        </w:rPr>
        <w:t xml:space="preserve">have a </w:t>
      </w:r>
      <w:r w:rsidR="0083178D">
        <w:rPr>
          <w:rFonts w:ascii="Calibri" w:eastAsia="Calibri" w:hAnsi="Calibri" w:cs="Calibri"/>
        </w:rPr>
        <w:t>led</w:t>
      </w:r>
      <w:r w:rsidR="00AD0F3D">
        <w:rPr>
          <w:rFonts w:ascii="Calibri" w:eastAsia="Calibri" w:hAnsi="Calibri" w:cs="Calibri"/>
        </w:rPr>
        <w:t xml:space="preserve"> blink </w:t>
      </w:r>
      <w:r w:rsidR="0083178D">
        <w:rPr>
          <w:rFonts w:ascii="Calibri" w:eastAsia="Calibri" w:hAnsi="Calibri" w:cs="Calibri"/>
        </w:rPr>
        <w:t>to indicate the abnormal readings.</w:t>
      </w:r>
    </w:p>
    <w:p w14:paraId="4FE6DFC5" w14:textId="1401864F" w:rsidR="00124F75" w:rsidRPr="00902996" w:rsidRDefault="0088693F" w:rsidP="00480847">
      <w:pPr>
        <w:pStyle w:val="ListParagraph"/>
        <w:numPr>
          <w:ilvl w:val="0"/>
          <w:numId w:val="8"/>
        </w:numPr>
        <w:spacing w:after="0"/>
        <w:rPr>
          <w:rFonts w:ascii="Calibri" w:eastAsia="Calibri" w:hAnsi="Calibri" w:cs="Calibri"/>
        </w:rPr>
      </w:pPr>
      <w:r w:rsidRPr="001428F4">
        <w:rPr>
          <w:rFonts w:ascii="Calibri" w:eastAsia="Calibri" w:hAnsi="Calibri" w:cs="Calibri"/>
        </w:rPr>
        <w:t xml:space="preserve">Notifications regarding upcoming virtual appointments or changes in health data are also sent to ensure timely communication and </w:t>
      </w:r>
      <w:r w:rsidR="00617170">
        <w:rPr>
          <w:rFonts w:ascii="Calibri" w:eastAsia="Calibri" w:hAnsi="Calibri" w:cs="Calibri"/>
        </w:rPr>
        <w:t>appointments can also be made through the HTTP website</w:t>
      </w:r>
      <w:r w:rsidRPr="001428F4">
        <w:rPr>
          <w:rFonts w:ascii="Calibri" w:eastAsia="Calibri" w:hAnsi="Calibri" w:cs="Calibri"/>
        </w:rPr>
        <w:t>.</w:t>
      </w:r>
    </w:p>
    <w:p w14:paraId="140E5BAE" w14:textId="1B912D52" w:rsidR="00B342AA" w:rsidRPr="00CD7013" w:rsidRDefault="002A7D10" w:rsidP="00CD7013">
      <w:pPr>
        <w:pStyle w:val="Heading2"/>
        <w:rPr>
          <w:rFonts w:eastAsia="Calibri"/>
          <w:color w:val="auto"/>
          <w:sz w:val="22"/>
          <w:szCs w:val="22"/>
        </w:rPr>
      </w:pPr>
      <w:bookmarkStart w:id="6" w:name="_Toc158429225"/>
      <w:r w:rsidRPr="00CD7013">
        <w:rPr>
          <w:rFonts w:eastAsia="Calibri"/>
          <w:sz w:val="22"/>
          <w:szCs w:val="22"/>
        </w:rPr>
        <w:lastRenderedPageBreak/>
        <w:t xml:space="preserve">1.2: </w:t>
      </w:r>
      <w:r w:rsidR="00124F75" w:rsidRPr="00CD7013">
        <w:rPr>
          <w:rFonts w:eastAsia="Calibri"/>
          <w:sz w:val="22"/>
          <w:szCs w:val="22"/>
        </w:rPr>
        <w:t>The technologies and platforms I used:</w:t>
      </w:r>
      <w:bookmarkEnd w:id="6"/>
      <w:r w:rsidR="00124F75" w:rsidRPr="00CD7013">
        <w:rPr>
          <w:rFonts w:eastAsia="Calibri"/>
          <w:sz w:val="22"/>
          <w:szCs w:val="22"/>
        </w:rPr>
        <w:t xml:space="preserve"> </w:t>
      </w:r>
    </w:p>
    <w:p w14:paraId="52E7C870" w14:textId="5DDD7640" w:rsidR="00124F75" w:rsidRDefault="00124F75" w:rsidP="00124F75">
      <w:pPr>
        <w:spacing w:after="0"/>
        <w:rPr>
          <w:rFonts w:ascii="Calibri" w:eastAsia="Calibri" w:hAnsi="Calibri" w:cs="Calibri"/>
          <w:b/>
          <w:bCs/>
          <w:color w:val="FF0000"/>
        </w:rPr>
      </w:pPr>
      <w:r w:rsidRPr="00AD5548">
        <w:rPr>
          <w:rFonts w:ascii="Calibri" w:eastAsia="Calibri" w:hAnsi="Calibri" w:cs="Calibri"/>
          <w:b/>
          <w:bCs/>
          <w:color w:val="FF0000"/>
        </w:rPr>
        <w:t>Microcontrollers:</w:t>
      </w:r>
    </w:p>
    <w:p w14:paraId="218E8048" w14:textId="14B5870E" w:rsidR="00AD5548" w:rsidRPr="00AD5548" w:rsidRDefault="00AD5548" w:rsidP="00124F75">
      <w:pPr>
        <w:spacing w:after="0"/>
        <w:rPr>
          <w:rFonts w:ascii="Calibri" w:eastAsia="Calibri" w:hAnsi="Calibri" w:cs="Calibri"/>
          <w:b/>
          <w:bCs/>
        </w:rPr>
      </w:pPr>
      <w:r w:rsidRPr="00AD5548">
        <w:rPr>
          <w:rFonts w:ascii="Calibri" w:eastAsia="Calibri" w:hAnsi="Calibri" w:cs="Calibri"/>
          <w:b/>
          <w:bCs/>
        </w:rPr>
        <w:t xml:space="preserve">ESP32 – S3  </w:t>
      </w:r>
    </w:p>
    <w:p w14:paraId="2A12CA7E" w14:textId="77777777" w:rsidR="00AD5548" w:rsidRPr="00AD5548" w:rsidRDefault="00AD5548" w:rsidP="00E41315">
      <w:pPr>
        <w:pStyle w:val="ListParagraph"/>
        <w:numPr>
          <w:ilvl w:val="0"/>
          <w:numId w:val="17"/>
        </w:numPr>
        <w:spacing w:after="0"/>
        <w:rPr>
          <w:rFonts w:ascii="Calibri" w:eastAsia="Calibri" w:hAnsi="Calibri" w:cs="Calibri"/>
        </w:rPr>
      </w:pPr>
      <w:r w:rsidRPr="00AD5548">
        <w:rPr>
          <w:rFonts w:ascii="Calibri" w:eastAsia="Calibri" w:hAnsi="Calibri" w:cs="Calibri"/>
        </w:rPr>
        <w:t>Acts as an access point facilitating communication between the health system and patients.</w:t>
      </w:r>
    </w:p>
    <w:p w14:paraId="485E7CAF" w14:textId="2DEEFAF6" w:rsidR="00124F75" w:rsidRPr="00AD5548" w:rsidRDefault="00AD5548" w:rsidP="00E41315">
      <w:pPr>
        <w:pStyle w:val="ListParagraph"/>
        <w:numPr>
          <w:ilvl w:val="0"/>
          <w:numId w:val="17"/>
        </w:numPr>
        <w:spacing w:after="0"/>
        <w:rPr>
          <w:rFonts w:ascii="Calibri" w:eastAsia="Calibri" w:hAnsi="Calibri" w:cs="Calibri"/>
        </w:rPr>
      </w:pPr>
      <w:r w:rsidRPr="00AD5548">
        <w:rPr>
          <w:rFonts w:ascii="Calibri" w:eastAsia="Calibri" w:hAnsi="Calibri" w:cs="Calibri"/>
        </w:rPr>
        <w:t>Ensures accurate collection of patient information and provides precise health status updates.</w:t>
      </w:r>
    </w:p>
    <w:p w14:paraId="6BE20FAD" w14:textId="3D2EB810" w:rsidR="00124F75" w:rsidRDefault="007A6E86" w:rsidP="00124F75">
      <w:pPr>
        <w:spacing w:after="0"/>
        <w:rPr>
          <w:rFonts w:ascii="Calibri" w:eastAsia="Calibri" w:hAnsi="Calibri" w:cs="Calibri"/>
        </w:rPr>
      </w:pPr>
      <w:r w:rsidRPr="007A6E86">
        <w:rPr>
          <w:rFonts w:ascii="Calibri" w:eastAsia="Calibri" w:hAnsi="Calibri" w:cs="Calibri"/>
          <w:noProof/>
        </w:rPr>
        <w:drawing>
          <wp:inline distT="0" distB="0" distL="0" distR="0" wp14:anchorId="77F8628E" wp14:editId="13328C9A">
            <wp:extent cx="2751722" cy="2228850"/>
            <wp:effectExtent l="0" t="0" r="0" b="0"/>
            <wp:docPr id="848662906" name="Picture 1" descr="A circuit board with many different colo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2906" name="Picture 1" descr="A circuit board with many different colored letters&#10;&#10;Description automatically generated"/>
                    <pic:cNvPicPr/>
                  </pic:nvPicPr>
                  <pic:blipFill>
                    <a:blip r:embed="rId11"/>
                    <a:stretch>
                      <a:fillRect/>
                    </a:stretch>
                  </pic:blipFill>
                  <pic:spPr>
                    <a:xfrm>
                      <a:off x="0" y="0"/>
                      <a:ext cx="2767113" cy="2241317"/>
                    </a:xfrm>
                    <a:prstGeom prst="rect">
                      <a:avLst/>
                    </a:prstGeom>
                  </pic:spPr>
                </pic:pic>
              </a:graphicData>
            </a:graphic>
          </wp:inline>
        </w:drawing>
      </w:r>
    </w:p>
    <w:p w14:paraId="4FCEFF89" w14:textId="3D6EE453" w:rsidR="008556D9" w:rsidRPr="001E2F21" w:rsidRDefault="001E2F21" w:rsidP="001E2F21">
      <w:pPr>
        <w:pStyle w:val="Heading2"/>
        <w:rPr>
          <w:rFonts w:eastAsia="Calibri"/>
          <w:sz w:val="16"/>
          <w:szCs w:val="16"/>
        </w:rPr>
      </w:pPr>
      <w:r w:rsidRPr="001E2F21">
        <w:rPr>
          <w:rFonts w:eastAsia="Calibri"/>
          <w:sz w:val="16"/>
          <w:szCs w:val="16"/>
        </w:rPr>
        <w:t xml:space="preserve">Figure 1 - </w:t>
      </w:r>
      <w:r w:rsidR="007B209E" w:rsidRPr="001E2F21">
        <w:rPr>
          <w:rFonts w:eastAsia="Calibri"/>
          <w:sz w:val="16"/>
          <w:szCs w:val="16"/>
        </w:rPr>
        <w:t xml:space="preserve">Pinout </w:t>
      </w:r>
      <w:r w:rsidRPr="001E2F21">
        <w:rPr>
          <w:rFonts w:eastAsia="Calibri"/>
          <w:sz w:val="16"/>
          <w:szCs w:val="16"/>
        </w:rPr>
        <w:t xml:space="preserve">of the </w:t>
      </w:r>
      <w:r w:rsidR="007B209E" w:rsidRPr="001E2F21">
        <w:rPr>
          <w:rFonts w:eastAsia="Calibri"/>
          <w:sz w:val="16"/>
          <w:szCs w:val="16"/>
        </w:rPr>
        <w:t>ESP</w:t>
      </w:r>
      <w:r w:rsidR="007A6E86">
        <w:rPr>
          <w:rFonts w:eastAsia="Calibri"/>
          <w:sz w:val="16"/>
          <w:szCs w:val="16"/>
        </w:rPr>
        <w:t>8266</w:t>
      </w:r>
      <w:r w:rsidR="00F72BE0">
        <w:rPr>
          <w:rFonts w:eastAsia="Calibri"/>
          <w:sz w:val="16"/>
          <w:szCs w:val="16"/>
        </w:rPr>
        <w:t>(Node MCU)</w:t>
      </w:r>
    </w:p>
    <w:p w14:paraId="5A805256" w14:textId="77777777" w:rsidR="00124F75" w:rsidRDefault="00124F75" w:rsidP="00124F75">
      <w:pPr>
        <w:spacing w:after="0"/>
        <w:rPr>
          <w:rFonts w:ascii="Calibri" w:eastAsia="Calibri" w:hAnsi="Calibri" w:cs="Calibri"/>
        </w:rPr>
      </w:pPr>
    </w:p>
    <w:p w14:paraId="07E39C11" w14:textId="77777777" w:rsidR="00124F75" w:rsidRPr="00AD5548" w:rsidRDefault="00124F75" w:rsidP="00124F75">
      <w:pPr>
        <w:spacing w:after="0"/>
        <w:rPr>
          <w:rFonts w:ascii="Calibri" w:eastAsia="Calibri" w:hAnsi="Calibri" w:cs="Calibri"/>
          <w:b/>
          <w:bCs/>
          <w:color w:val="FF0000"/>
        </w:rPr>
      </w:pPr>
      <w:r w:rsidRPr="00AD5548">
        <w:rPr>
          <w:rFonts w:ascii="Calibri" w:eastAsia="Calibri" w:hAnsi="Calibri" w:cs="Calibri"/>
          <w:b/>
          <w:bCs/>
          <w:color w:val="FF0000"/>
        </w:rPr>
        <w:t>Technologies:</w:t>
      </w:r>
    </w:p>
    <w:p w14:paraId="2728905A" w14:textId="78F6BD1C" w:rsidR="00AD5548" w:rsidRDefault="00124F75" w:rsidP="00AD5548">
      <w:pPr>
        <w:spacing w:after="0"/>
        <w:rPr>
          <w:rFonts w:ascii="Calibri" w:eastAsia="Calibri" w:hAnsi="Calibri" w:cs="Calibri"/>
        </w:rPr>
      </w:pPr>
      <w:r w:rsidRPr="007F1863">
        <w:rPr>
          <w:rFonts w:ascii="Calibri" w:eastAsia="Calibri" w:hAnsi="Calibri" w:cs="Calibri"/>
          <w:b/>
          <w:bCs/>
        </w:rPr>
        <w:t xml:space="preserve">TCP/IP Protocol </w:t>
      </w:r>
    </w:p>
    <w:p w14:paraId="20BEB4FF" w14:textId="5D15C4B7" w:rsidR="00AD5548" w:rsidRDefault="00AD5548" w:rsidP="00E41315">
      <w:pPr>
        <w:pStyle w:val="ListParagraph"/>
        <w:numPr>
          <w:ilvl w:val="0"/>
          <w:numId w:val="18"/>
        </w:numPr>
        <w:spacing w:after="0"/>
      </w:pPr>
      <w:r w:rsidRPr="00AD5548">
        <w:t>Defines data transmission standards over computer networks, including the internet.</w:t>
      </w:r>
    </w:p>
    <w:p w14:paraId="2D730F34" w14:textId="3EC82C32" w:rsidR="00AD5548" w:rsidRDefault="00124F75" w:rsidP="00E41315">
      <w:pPr>
        <w:pStyle w:val="ListParagraph"/>
        <w:numPr>
          <w:ilvl w:val="0"/>
          <w:numId w:val="18"/>
        </w:numPr>
        <w:spacing w:after="0"/>
      </w:pPr>
      <w:r>
        <w:t xml:space="preserve">It breaks the data into packets, transmitting them to their </w:t>
      </w:r>
      <w:r w:rsidR="0005279A">
        <w:t>destination.</w:t>
      </w:r>
      <w:r>
        <w:t xml:space="preserve"> </w:t>
      </w:r>
      <w:r w:rsidR="00AD5548">
        <w:t xml:space="preserve"> </w:t>
      </w:r>
    </w:p>
    <w:p w14:paraId="41E6DE17" w14:textId="0A5301A7" w:rsidR="00124F75" w:rsidRDefault="00AD5548" w:rsidP="00E41315">
      <w:pPr>
        <w:pStyle w:val="ListParagraph"/>
        <w:numPr>
          <w:ilvl w:val="0"/>
          <w:numId w:val="18"/>
        </w:numPr>
        <w:spacing w:after="0"/>
      </w:pPr>
      <w:r>
        <w:t>E</w:t>
      </w:r>
      <w:r w:rsidR="00124F75">
        <w:t xml:space="preserve">nabling devices to communicate using a common language. </w:t>
      </w:r>
    </w:p>
    <w:p w14:paraId="0AB53EB0" w14:textId="04A30E61" w:rsidR="00AD5548" w:rsidRDefault="00AD5548" w:rsidP="00124F75">
      <w:pPr>
        <w:spacing w:after="0"/>
      </w:pPr>
    </w:p>
    <w:p w14:paraId="50E2EEBF" w14:textId="72938C51" w:rsidR="00124F75" w:rsidRDefault="000B338A" w:rsidP="00124F75">
      <w:pPr>
        <w:spacing w:after="0"/>
        <w:rPr>
          <w:rFonts w:ascii="Calibri" w:eastAsia="Calibri" w:hAnsi="Calibri" w:cs="Calibri"/>
        </w:rPr>
      </w:pPr>
      <w:r w:rsidRPr="000B338A">
        <w:rPr>
          <w:rFonts w:ascii="Calibri" w:eastAsia="Calibri" w:hAnsi="Calibri" w:cs="Calibri"/>
          <w:noProof/>
        </w:rPr>
        <mc:AlternateContent>
          <mc:Choice Requires="wps">
            <w:drawing>
              <wp:anchor distT="45720" distB="45720" distL="114300" distR="114300" simplePos="0" relativeHeight="251658240" behindDoc="0" locked="0" layoutInCell="1" allowOverlap="1" wp14:anchorId="217B04E0" wp14:editId="752D1722">
                <wp:simplePos x="0" y="0"/>
                <wp:positionH relativeFrom="column">
                  <wp:posOffset>2315210</wp:posOffset>
                </wp:positionH>
                <wp:positionV relativeFrom="paragraph">
                  <wp:posOffset>181610</wp:posOffset>
                </wp:positionV>
                <wp:extent cx="4110355" cy="3064510"/>
                <wp:effectExtent l="0" t="0" r="4445"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355" cy="3064510"/>
                        </a:xfrm>
                        <a:prstGeom prst="rect">
                          <a:avLst/>
                        </a:prstGeom>
                        <a:solidFill>
                          <a:srgbClr val="FFFFFF"/>
                        </a:solidFill>
                        <a:ln w="9525">
                          <a:noFill/>
                          <a:miter lim="800000"/>
                          <a:headEnd/>
                          <a:tailEnd/>
                        </a:ln>
                      </wps:spPr>
                      <wps:txbx>
                        <w:txbxContent>
                          <w:p w14:paraId="73725139" w14:textId="5C62D2B0" w:rsidR="000B338A" w:rsidRPr="000B338A" w:rsidRDefault="000B338A" w:rsidP="000B338A">
                            <w:pPr>
                              <w:spacing w:after="0"/>
                              <w:rPr>
                                <w:rFonts w:ascii="Calibri" w:eastAsia="Calibri" w:hAnsi="Calibri" w:cs="Calibri"/>
                                <w:b/>
                                <w:bCs/>
                                <w:sz w:val="16"/>
                                <w:szCs w:val="16"/>
                              </w:rPr>
                            </w:pPr>
                            <w:r w:rsidRPr="000B338A">
                              <w:rPr>
                                <w:rFonts w:ascii="Calibri" w:eastAsia="Calibri" w:hAnsi="Calibri" w:cs="Calibri"/>
                                <w:b/>
                                <w:bCs/>
                                <w:sz w:val="16"/>
                                <w:szCs w:val="16"/>
                              </w:rPr>
                              <w:t>Application layer</w:t>
                            </w:r>
                            <w:r w:rsidR="0005279A">
                              <w:rPr>
                                <w:rFonts w:ascii="Calibri" w:eastAsia="Calibri" w:hAnsi="Calibri" w:cs="Calibri"/>
                                <w:b/>
                                <w:bCs/>
                                <w:sz w:val="16"/>
                                <w:szCs w:val="16"/>
                              </w:rPr>
                              <w:t>:</w:t>
                            </w:r>
                          </w:p>
                          <w:p w14:paraId="03A2E52E" w14:textId="77777777" w:rsidR="000B338A" w:rsidRPr="000B338A" w:rsidRDefault="000B338A" w:rsidP="00E41315">
                            <w:pPr>
                              <w:pStyle w:val="ListParagraph"/>
                              <w:numPr>
                                <w:ilvl w:val="0"/>
                                <w:numId w:val="20"/>
                              </w:numPr>
                              <w:spacing w:after="0"/>
                              <w:rPr>
                                <w:rFonts w:ascii="Calibri" w:eastAsia="Calibri" w:hAnsi="Calibri" w:cs="Calibri"/>
                                <w:sz w:val="16"/>
                                <w:szCs w:val="16"/>
                              </w:rPr>
                            </w:pPr>
                            <w:r w:rsidRPr="000B338A">
                              <w:rPr>
                                <w:rFonts w:ascii="Calibri" w:eastAsia="Calibri" w:hAnsi="Calibri" w:cs="Calibri"/>
                                <w:sz w:val="16"/>
                                <w:szCs w:val="16"/>
                              </w:rPr>
                              <w:t xml:space="preserve">Facilitates networking communication, primarily through HTTP. [Hypertext transfer protocol]. </w:t>
                            </w:r>
                          </w:p>
                          <w:p w14:paraId="1B3ED7BA" w14:textId="77777777" w:rsidR="000B338A" w:rsidRPr="000B338A" w:rsidRDefault="000B338A" w:rsidP="00E41315">
                            <w:pPr>
                              <w:pStyle w:val="ListParagraph"/>
                              <w:numPr>
                                <w:ilvl w:val="0"/>
                                <w:numId w:val="20"/>
                              </w:numPr>
                              <w:spacing w:after="0"/>
                              <w:rPr>
                                <w:rFonts w:ascii="Calibri" w:eastAsia="Calibri" w:hAnsi="Calibri" w:cs="Calibri"/>
                                <w:sz w:val="16"/>
                                <w:szCs w:val="16"/>
                              </w:rPr>
                            </w:pPr>
                            <w:r w:rsidRPr="000B338A">
                              <w:rPr>
                                <w:rFonts w:ascii="Calibri" w:eastAsia="Calibri" w:hAnsi="Calibri" w:cs="Calibri"/>
                                <w:sz w:val="16"/>
                                <w:szCs w:val="16"/>
                              </w:rPr>
                              <w:t xml:space="preserve">User applications include email services and messaging layers.  </w:t>
                            </w:r>
                          </w:p>
                          <w:p w14:paraId="54E6AF05" w14:textId="5E6C78EE" w:rsidR="000B338A" w:rsidRDefault="000B338A" w:rsidP="00E41315">
                            <w:pPr>
                              <w:pStyle w:val="ListParagraph"/>
                              <w:numPr>
                                <w:ilvl w:val="0"/>
                                <w:numId w:val="19"/>
                              </w:numPr>
                              <w:spacing w:after="0"/>
                              <w:rPr>
                                <w:rFonts w:ascii="Calibri" w:eastAsia="Calibri" w:hAnsi="Calibri" w:cs="Calibri"/>
                                <w:sz w:val="16"/>
                                <w:szCs w:val="16"/>
                              </w:rPr>
                            </w:pPr>
                            <w:r w:rsidRPr="000B338A">
                              <w:rPr>
                                <w:rFonts w:ascii="Calibri" w:eastAsia="Calibri" w:hAnsi="Calibri" w:cs="Calibri"/>
                                <w:sz w:val="16"/>
                                <w:szCs w:val="16"/>
                              </w:rPr>
                              <w:t xml:space="preserve">An HTTP website is created in this </w:t>
                            </w:r>
                            <w:r w:rsidR="0005279A" w:rsidRPr="000B338A">
                              <w:rPr>
                                <w:rFonts w:ascii="Calibri" w:eastAsia="Calibri" w:hAnsi="Calibri" w:cs="Calibri"/>
                                <w:sz w:val="16"/>
                                <w:szCs w:val="16"/>
                              </w:rPr>
                              <w:t>project to</w:t>
                            </w:r>
                            <w:r w:rsidRPr="000B338A">
                              <w:rPr>
                                <w:rFonts w:ascii="Calibri" w:eastAsia="Calibri" w:hAnsi="Calibri" w:cs="Calibri"/>
                                <w:sz w:val="16"/>
                                <w:szCs w:val="16"/>
                              </w:rPr>
                              <w:t xml:space="preserve"> display all medical reports accessible by doctors and patients. </w:t>
                            </w:r>
                          </w:p>
                          <w:p w14:paraId="7ED262EF" w14:textId="77777777" w:rsidR="000B338A" w:rsidRPr="000B338A" w:rsidRDefault="000B338A" w:rsidP="000B338A">
                            <w:pPr>
                              <w:spacing w:after="0"/>
                              <w:rPr>
                                <w:rFonts w:ascii="Calibri" w:eastAsia="Calibri" w:hAnsi="Calibri" w:cs="Calibri"/>
                                <w:b/>
                                <w:bCs/>
                                <w:sz w:val="16"/>
                                <w:szCs w:val="16"/>
                              </w:rPr>
                            </w:pPr>
                          </w:p>
                          <w:p w14:paraId="682A5DE9" w14:textId="78309313" w:rsidR="000B338A" w:rsidRPr="000B338A" w:rsidRDefault="000B338A" w:rsidP="000B338A">
                            <w:pPr>
                              <w:spacing w:after="0"/>
                              <w:rPr>
                                <w:rFonts w:ascii="Calibri" w:eastAsia="Calibri" w:hAnsi="Calibri" w:cs="Calibri"/>
                                <w:b/>
                                <w:bCs/>
                                <w:sz w:val="16"/>
                                <w:szCs w:val="16"/>
                              </w:rPr>
                            </w:pPr>
                            <w:r w:rsidRPr="000B338A">
                              <w:rPr>
                                <w:rFonts w:ascii="Calibri" w:eastAsia="Calibri" w:hAnsi="Calibri" w:cs="Calibri"/>
                                <w:b/>
                                <w:bCs/>
                                <w:sz w:val="16"/>
                                <w:szCs w:val="16"/>
                              </w:rPr>
                              <w:t>Transport layer</w:t>
                            </w:r>
                            <w:r w:rsidR="0005279A">
                              <w:rPr>
                                <w:rFonts w:ascii="Calibri" w:eastAsia="Calibri" w:hAnsi="Calibri" w:cs="Calibri"/>
                                <w:b/>
                                <w:bCs/>
                                <w:sz w:val="16"/>
                                <w:szCs w:val="16"/>
                              </w:rPr>
                              <w:t>:</w:t>
                            </w:r>
                          </w:p>
                          <w:p w14:paraId="3C61B3D9" w14:textId="39E88BFC" w:rsidR="000B338A" w:rsidRPr="000B338A" w:rsidRDefault="000B338A" w:rsidP="00E41315">
                            <w:pPr>
                              <w:pStyle w:val="ListParagraph"/>
                              <w:numPr>
                                <w:ilvl w:val="0"/>
                                <w:numId w:val="19"/>
                              </w:numPr>
                              <w:spacing w:after="0"/>
                              <w:rPr>
                                <w:rFonts w:ascii="Calibri" w:eastAsia="Calibri" w:hAnsi="Calibri" w:cs="Calibri"/>
                                <w:sz w:val="16"/>
                                <w:szCs w:val="16"/>
                              </w:rPr>
                            </w:pPr>
                            <w:r w:rsidRPr="000B338A">
                              <w:rPr>
                                <w:rFonts w:ascii="Calibri" w:eastAsia="Calibri" w:hAnsi="Calibri" w:cs="Calibri"/>
                                <w:sz w:val="16"/>
                                <w:szCs w:val="16"/>
                              </w:rPr>
                              <w:t xml:space="preserve">Manages error free packet exchange between devices </w:t>
                            </w:r>
                            <w:r w:rsidR="0005279A" w:rsidRPr="000B338A">
                              <w:rPr>
                                <w:rFonts w:ascii="Calibri" w:eastAsia="Calibri" w:hAnsi="Calibri" w:cs="Calibri"/>
                                <w:sz w:val="16"/>
                                <w:szCs w:val="16"/>
                              </w:rPr>
                              <w:t>involves data</w:t>
                            </w:r>
                            <w:r w:rsidRPr="000B338A">
                              <w:rPr>
                                <w:rFonts w:ascii="Calibri" w:eastAsia="Calibri" w:hAnsi="Calibri" w:cs="Calibri"/>
                                <w:sz w:val="16"/>
                                <w:szCs w:val="16"/>
                              </w:rPr>
                              <w:t xml:space="preserve"> </w:t>
                            </w:r>
                            <w:r w:rsidR="0005279A" w:rsidRPr="000B338A">
                              <w:rPr>
                                <w:rFonts w:ascii="Calibri" w:eastAsia="Calibri" w:hAnsi="Calibri" w:cs="Calibri"/>
                                <w:sz w:val="16"/>
                                <w:szCs w:val="16"/>
                              </w:rPr>
                              <w:t>packetization.</w:t>
                            </w:r>
                            <w:r w:rsidRPr="000B338A">
                              <w:rPr>
                                <w:rFonts w:ascii="Calibri" w:eastAsia="Calibri" w:hAnsi="Calibri" w:cs="Calibri"/>
                                <w:sz w:val="16"/>
                                <w:szCs w:val="16"/>
                              </w:rPr>
                              <w:t xml:space="preserve"> </w:t>
                            </w:r>
                          </w:p>
                          <w:p w14:paraId="0B3D5D82" w14:textId="77777777" w:rsidR="000B338A" w:rsidRPr="000B338A" w:rsidRDefault="000B338A" w:rsidP="00E41315">
                            <w:pPr>
                              <w:pStyle w:val="ListParagraph"/>
                              <w:numPr>
                                <w:ilvl w:val="0"/>
                                <w:numId w:val="19"/>
                              </w:numPr>
                              <w:spacing w:after="0"/>
                              <w:rPr>
                                <w:rFonts w:ascii="Calibri" w:eastAsia="Calibri" w:hAnsi="Calibri" w:cs="Calibri"/>
                                <w:sz w:val="16"/>
                                <w:szCs w:val="16"/>
                              </w:rPr>
                            </w:pPr>
                            <w:r w:rsidRPr="000B338A">
                              <w:rPr>
                                <w:rFonts w:ascii="Calibri" w:eastAsia="Calibri" w:hAnsi="Calibri" w:cs="Calibri"/>
                                <w:sz w:val="16"/>
                                <w:szCs w:val="16"/>
                              </w:rPr>
                              <w:t>Enables reliable communication between medical devices and the central monitoring system, optimizing patient care and safety.</w:t>
                            </w:r>
                          </w:p>
                          <w:p w14:paraId="4C38F741" w14:textId="77777777" w:rsidR="000B338A" w:rsidRPr="000B338A" w:rsidRDefault="000B338A" w:rsidP="000B338A">
                            <w:pPr>
                              <w:spacing w:after="0"/>
                              <w:rPr>
                                <w:rFonts w:ascii="Calibri" w:eastAsia="Calibri" w:hAnsi="Calibri" w:cs="Calibri"/>
                                <w:sz w:val="16"/>
                                <w:szCs w:val="16"/>
                              </w:rPr>
                            </w:pPr>
                          </w:p>
                          <w:p w14:paraId="407246D7" w14:textId="2E746302" w:rsidR="000B338A" w:rsidRPr="000B338A" w:rsidRDefault="000B338A" w:rsidP="000B338A">
                            <w:pPr>
                              <w:spacing w:after="0"/>
                              <w:rPr>
                                <w:rFonts w:ascii="Calibri" w:eastAsia="Calibri" w:hAnsi="Calibri" w:cs="Calibri"/>
                                <w:b/>
                                <w:bCs/>
                                <w:sz w:val="16"/>
                                <w:szCs w:val="16"/>
                              </w:rPr>
                            </w:pPr>
                            <w:r w:rsidRPr="000B338A">
                              <w:rPr>
                                <w:rFonts w:ascii="Calibri" w:eastAsia="Calibri" w:hAnsi="Calibri" w:cs="Calibri"/>
                                <w:b/>
                                <w:bCs/>
                                <w:sz w:val="16"/>
                                <w:szCs w:val="16"/>
                              </w:rPr>
                              <w:t>Networking layer</w:t>
                            </w:r>
                            <w:r w:rsidR="0005279A">
                              <w:rPr>
                                <w:rFonts w:ascii="Calibri" w:eastAsia="Calibri" w:hAnsi="Calibri" w:cs="Calibri"/>
                                <w:b/>
                                <w:bCs/>
                                <w:sz w:val="16"/>
                                <w:szCs w:val="16"/>
                              </w:rPr>
                              <w:t>:</w:t>
                            </w:r>
                          </w:p>
                          <w:p w14:paraId="7B1471DB" w14:textId="621C98FA" w:rsidR="000B338A" w:rsidRPr="000B338A" w:rsidRDefault="000B338A" w:rsidP="00E41315">
                            <w:pPr>
                              <w:pStyle w:val="ListParagraph"/>
                              <w:numPr>
                                <w:ilvl w:val="0"/>
                                <w:numId w:val="21"/>
                              </w:numPr>
                              <w:spacing w:after="0"/>
                              <w:rPr>
                                <w:rFonts w:ascii="Calibri" w:eastAsia="Calibri" w:hAnsi="Calibri" w:cs="Calibri"/>
                                <w:sz w:val="16"/>
                                <w:szCs w:val="16"/>
                              </w:rPr>
                            </w:pPr>
                            <w:r w:rsidRPr="000B338A">
                              <w:rPr>
                                <w:rFonts w:ascii="Calibri" w:eastAsia="Calibri" w:hAnsi="Calibri" w:cs="Calibri"/>
                                <w:sz w:val="16"/>
                                <w:szCs w:val="16"/>
                              </w:rPr>
                              <w:t xml:space="preserve">Involves data transmission across the network, mainly using IP </w:t>
                            </w:r>
                            <w:r w:rsidR="0005279A" w:rsidRPr="000B338A">
                              <w:rPr>
                                <w:rFonts w:ascii="Calibri" w:eastAsia="Calibri" w:hAnsi="Calibri" w:cs="Calibri"/>
                                <w:sz w:val="16"/>
                                <w:szCs w:val="16"/>
                              </w:rPr>
                              <w:t>address.</w:t>
                            </w:r>
                          </w:p>
                          <w:p w14:paraId="5A60D0E6" w14:textId="073F5137" w:rsidR="000B338A" w:rsidRPr="000B338A" w:rsidRDefault="000B338A" w:rsidP="00E41315">
                            <w:pPr>
                              <w:pStyle w:val="ListParagraph"/>
                              <w:numPr>
                                <w:ilvl w:val="0"/>
                                <w:numId w:val="21"/>
                              </w:numPr>
                              <w:spacing w:after="0"/>
                              <w:rPr>
                                <w:rFonts w:ascii="Calibri" w:eastAsia="Calibri" w:hAnsi="Calibri" w:cs="Calibri"/>
                                <w:sz w:val="16"/>
                                <w:szCs w:val="16"/>
                              </w:rPr>
                            </w:pPr>
                            <w:r w:rsidRPr="000B338A">
                              <w:rPr>
                                <w:rFonts w:ascii="Calibri" w:eastAsia="Calibri" w:hAnsi="Calibri" w:cs="Calibri"/>
                                <w:sz w:val="16"/>
                                <w:szCs w:val="16"/>
                              </w:rPr>
                              <w:t xml:space="preserve">Connection of operating to </w:t>
                            </w:r>
                            <w:proofErr w:type="spellStart"/>
                            <w:r w:rsidRPr="000B338A">
                              <w:rPr>
                                <w:rFonts w:ascii="Calibri" w:eastAsia="Calibri" w:hAnsi="Calibri" w:cs="Calibri"/>
                                <w:sz w:val="16"/>
                                <w:szCs w:val="16"/>
                              </w:rPr>
                              <w:t>tasmota</w:t>
                            </w:r>
                            <w:proofErr w:type="spellEnd"/>
                            <w:r w:rsidRPr="000B338A">
                              <w:rPr>
                                <w:rFonts w:ascii="Calibri" w:eastAsia="Calibri" w:hAnsi="Calibri" w:cs="Calibri"/>
                                <w:sz w:val="16"/>
                                <w:szCs w:val="16"/>
                              </w:rPr>
                              <w:t xml:space="preserve"> is based on an IP address and access to medical reports on smartphones or laptops is also based on </w:t>
                            </w:r>
                            <w:r w:rsidR="0005279A" w:rsidRPr="000B338A">
                              <w:rPr>
                                <w:rFonts w:ascii="Calibri" w:eastAsia="Calibri" w:hAnsi="Calibri" w:cs="Calibri"/>
                                <w:sz w:val="16"/>
                                <w:szCs w:val="16"/>
                              </w:rPr>
                              <w:t>an</w:t>
                            </w:r>
                            <w:r w:rsidRPr="000B338A">
                              <w:rPr>
                                <w:rFonts w:ascii="Calibri" w:eastAsia="Calibri" w:hAnsi="Calibri" w:cs="Calibri"/>
                                <w:sz w:val="16"/>
                                <w:szCs w:val="16"/>
                              </w:rPr>
                              <w:t xml:space="preserve"> IP address.</w:t>
                            </w:r>
                          </w:p>
                          <w:p w14:paraId="4F3AE896" w14:textId="77777777" w:rsidR="000B338A" w:rsidRPr="000B338A" w:rsidRDefault="000B338A" w:rsidP="000B338A">
                            <w:pPr>
                              <w:spacing w:after="0"/>
                              <w:rPr>
                                <w:rFonts w:ascii="Calibri" w:eastAsia="Calibri" w:hAnsi="Calibri" w:cs="Calibri"/>
                                <w:sz w:val="16"/>
                                <w:szCs w:val="16"/>
                              </w:rPr>
                            </w:pPr>
                          </w:p>
                          <w:p w14:paraId="21F9A4F3" w14:textId="4207067D" w:rsidR="000B338A" w:rsidRPr="000B338A" w:rsidRDefault="000B338A" w:rsidP="000B338A">
                            <w:pPr>
                              <w:spacing w:after="0"/>
                              <w:rPr>
                                <w:rFonts w:ascii="Calibri" w:eastAsia="Calibri" w:hAnsi="Calibri" w:cs="Calibri"/>
                                <w:b/>
                                <w:bCs/>
                                <w:sz w:val="16"/>
                                <w:szCs w:val="16"/>
                              </w:rPr>
                            </w:pPr>
                            <w:r w:rsidRPr="000B338A">
                              <w:rPr>
                                <w:rFonts w:ascii="Calibri" w:eastAsia="Calibri" w:hAnsi="Calibri" w:cs="Calibri"/>
                                <w:b/>
                                <w:bCs/>
                                <w:sz w:val="16"/>
                                <w:szCs w:val="16"/>
                              </w:rPr>
                              <w:t>Data Link layer or Physical layer</w:t>
                            </w:r>
                            <w:r w:rsidR="0005279A">
                              <w:rPr>
                                <w:rFonts w:ascii="Calibri" w:eastAsia="Calibri" w:hAnsi="Calibri" w:cs="Calibri"/>
                                <w:b/>
                                <w:bCs/>
                                <w:sz w:val="16"/>
                                <w:szCs w:val="16"/>
                              </w:rPr>
                              <w:t>:</w:t>
                            </w:r>
                          </w:p>
                          <w:p w14:paraId="0139CBAF" w14:textId="6BE3E199" w:rsidR="000B338A" w:rsidRPr="000B338A" w:rsidRDefault="000B338A" w:rsidP="00E41315">
                            <w:pPr>
                              <w:pStyle w:val="ListParagraph"/>
                              <w:numPr>
                                <w:ilvl w:val="0"/>
                                <w:numId w:val="22"/>
                              </w:numPr>
                              <w:spacing w:after="0"/>
                              <w:rPr>
                                <w:rFonts w:ascii="Calibri" w:eastAsia="Calibri" w:hAnsi="Calibri" w:cs="Calibri"/>
                                <w:sz w:val="16"/>
                                <w:szCs w:val="16"/>
                              </w:rPr>
                            </w:pPr>
                            <w:r w:rsidRPr="000B338A">
                              <w:rPr>
                                <w:rFonts w:ascii="Calibri" w:eastAsia="Calibri" w:hAnsi="Calibri" w:cs="Calibri"/>
                                <w:sz w:val="16"/>
                                <w:szCs w:val="16"/>
                              </w:rPr>
                              <w:t xml:space="preserve">Manages physical data transmission, </w:t>
                            </w:r>
                            <w:r w:rsidR="0005279A" w:rsidRPr="000B338A">
                              <w:rPr>
                                <w:rFonts w:ascii="Calibri" w:eastAsia="Calibri" w:hAnsi="Calibri" w:cs="Calibri"/>
                                <w:sz w:val="16"/>
                                <w:szCs w:val="16"/>
                              </w:rPr>
                              <w:t>primarily</w:t>
                            </w:r>
                            <w:r w:rsidRPr="000B338A">
                              <w:rPr>
                                <w:rFonts w:ascii="Calibri" w:eastAsia="Calibri" w:hAnsi="Calibri" w:cs="Calibri"/>
                                <w:sz w:val="16"/>
                                <w:szCs w:val="16"/>
                              </w:rPr>
                              <w:t xml:space="preserve"> using </w:t>
                            </w:r>
                            <w:r w:rsidR="0005279A" w:rsidRPr="000B338A">
                              <w:rPr>
                                <w:rFonts w:ascii="Calibri" w:eastAsia="Calibri" w:hAnsi="Calibri" w:cs="Calibri"/>
                                <w:sz w:val="16"/>
                                <w:szCs w:val="16"/>
                              </w:rPr>
                              <w:t>ethernet.</w:t>
                            </w:r>
                            <w:r w:rsidRPr="000B338A">
                              <w:rPr>
                                <w:rFonts w:ascii="Calibri" w:eastAsia="Calibri" w:hAnsi="Calibri" w:cs="Calibri"/>
                                <w:sz w:val="16"/>
                                <w:szCs w:val="16"/>
                              </w:rPr>
                              <w:t xml:space="preserve">  </w:t>
                            </w:r>
                          </w:p>
                          <w:p w14:paraId="21479E0A" w14:textId="77777777" w:rsidR="000B338A" w:rsidRPr="000B338A" w:rsidRDefault="000B338A" w:rsidP="00E41315">
                            <w:pPr>
                              <w:pStyle w:val="ListParagraph"/>
                              <w:numPr>
                                <w:ilvl w:val="0"/>
                                <w:numId w:val="22"/>
                              </w:numPr>
                              <w:spacing w:after="0"/>
                              <w:rPr>
                                <w:rFonts w:ascii="Calibri" w:eastAsia="Calibri" w:hAnsi="Calibri" w:cs="Calibri"/>
                                <w:sz w:val="16"/>
                                <w:szCs w:val="16"/>
                              </w:rPr>
                            </w:pPr>
                            <w:r w:rsidRPr="000B338A">
                              <w:rPr>
                                <w:rFonts w:ascii="Calibri" w:eastAsia="Calibri" w:hAnsi="Calibri" w:cs="Calibri"/>
                                <w:sz w:val="16"/>
                                <w:szCs w:val="16"/>
                              </w:rPr>
                              <w:t>Implements protocols for the reliable transmission of data packets over Ethernet connections, ensuring data integrity.</w:t>
                            </w:r>
                          </w:p>
                          <w:p w14:paraId="0A70F908" w14:textId="77777777" w:rsidR="000B338A" w:rsidRPr="000B338A" w:rsidRDefault="000B338A" w:rsidP="000B338A">
                            <w:pPr>
                              <w:spacing w:after="0"/>
                              <w:rPr>
                                <w:rFonts w:ascii="Calibri" w:eastAsia="Calibri" w:hAnsi="Calibri" w:cs="Calibri"/>
                                <w:sz w:val="16"/>
                                <w:szCs w:val="16"/>
                              </w:rPr>
                            </w:pPr>
                          </w:p>
                          <w:p w14:paraId="3A84FF5B" w14:textId="77777777" w:rsidR="000B338A" w:rsidRPr="000B338A" w:rsidRDefault="000B338A" w:rsidP="000B338A">
                            <w:pPr>
                              <w:spacing w:after="0"/>
                              <w:rPr>
                                <w:rFonts w:ascii="Calibri" w:eastAsia="Calibri" w:hAnsi="Calibri" w:cs="Calibri"/>
                                <w:sz w:val="16"/>
                                <w:szCs w:val="16"/>
                              </w:rPr>
                            </w:pPr>
                          </w:p>
                          <w:p w14:paraId="616B75D0" w14:textId="335B925F" w:rsidR="000B338A" w:rsidRDefault="000B33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B04E0" id="_x0000_t202" coordsize="21600,21600" o:spt="202" path="m,l,21600r21600,l21600,xe">
                <v:stroke joinstyle="miter"/>
                <v:path gradientshapeok="t" o:connecttype="rect"/>
              </v:shapetype>
              <v:shape id="Text Box 2" o:spid="_x0000_s1026" type="#_x0000_t202" style="position:absolute;margin-left:182.3pt;margin-top:14.3pt;width:323.65pt;height:241.3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" stroked="f">
                <v:textbox>
                  <w:txbxContent>
                    <w:p w14:paraId="73725139" w14:textId="5C62D2B0" w:rsidR="000B338A" w:rsidRPr="000B338A" w:rsidRDefault="000B338A" w:rsidP="000B338A">
                      <w:pPr>
                        <w:spacing w:after="0"/>
                        <w:rPr>
                          <w:rFonts w:ascii="Calibri" w:eastAsia="Calibri" w:hAnsi="Calibri" w:cs="Calibri"/>
                          <w:b/>
                          <w:bCs/>
                          <w:sz w:val="16"/>
                          <w:szCs w:val="16"/>
                        </w:rPr>
                      </w:pPr>
                      <w:r w:rsidRPr="000B338A">
                        <w:rPr>
                          <w:rFonts w:ascii="Calibri" w:eastAsia="Calibri" w:hAnsi="Calibri" w:cs="Calibri"/>
                          <w:b/>
                          <w:bCs/>
                          <w:sz w:val="16"/>
                          <w:szCs w:val="16"/>
                        </w:rPr>
                        <w:t>Application layer</w:t>
                      </w:r>
                      <w:r w:rsidR="0005279A">
                        <w:rPr>
                          <w:rFonts w:ascii="Calibri" w:eastAsia="Calibri" w:hAnsi="Calibri" w:cs="Calibri"/>
                          <w:b/>
                          <w:bCs/>
                          <w:sz w:val="16"/>
                          <w:szCs w:val="16"/>
                        </w:rPr>
                        <w:t>:</w:t>
                      </w:r>
                    </w:p>
                    <w:p w14:paraId="03A2E52E" w14:textId="77777777" w:rsidR="000B338A" w:rsidRPr="000B338A" w:rsidRDefault="000B338A" w:rsidP="00E41315">
                      <w:pPr>
                        <w:pStyle w:val="ListParagraph"/>
                        <w:numPr>
                          <w:ilvl w:val="0"/>
                          <w:numId w:val="20"/>
                        </w:numPr>
                        <w:spacing w:after="0"/>
                        <w:rPr>
                          <w:rFonts w:ascii="Calibri" w:eastAsia="Calibri" w:hAnsi="Calibri" w:cs="Calibri"/>
                          <w:sz w:val="16"/>
                          <w:szCs w:val="16"/>
                        </w:rPr>
                      </w:pPr>
                      <w:r w:rsidRPr="000B338A">
                        <w:rPr>
                          <w:rFonts w:ascii="Calibri" w:eastAsia="Calibri" w:hAnsi="Calibri" w:cs="Calibri"/>
                          <w:sz w:val="16"/>
                          <w:szCs w:val="16"/>
                        </w:rPr>
                        <w:t xml:space="preserve">Facilitates networking communication, primarily through HTTP. [Hypertext transfer protocol]. </w:t>
                      </w:r>
                    </w:p>
                    <w:p w14:paraId="1B3ED7BA" w14:textId="77777777" w:rsidR="000B338A" w:rsidRPr="000B338A" w:rsidRDefault="000B338A" w:rsidP="00E41315">
                      <w:pPr>
                        <w:pStyle w:val="ListParagraph"/>
                        <w:numPr>
                          <w:ilvl w:val="0"/>
                          <w:numId w:val="20"/>
                        </w:numPr>
                        <w:spacing w:after="0"/>
                        <w:rPr>
                          <w:rFonts w:ascii="Calibri" w:eastAsia="Calibri" w:hAnsi="Calibri" w:cs="Calibri"/>
                          <w:sz w:val="16"/>
                          <w:szCs w:val="16"/>
                        </w:rPr>
                      </w:pPr>
                      <w:r w:rsidRPr="000B338A">
                        <w:rPr>
                          <w:rFonts w:ascii="Calibri" w:eastAsia="Calibri" w:hAnsi="Calibri" w:cs="Calibri"/>
                          <w:sz w:val="16"/>
                          <w:szCs w:val="16"/>
                        </w:rPr>
                        <w:t xml:space="preserve">User applications include email services and messaging layers.  </w:t>
                      </w:r>
                    </w:p>
                    <w:p w14:paraId="54E6AF05" w14:textId="5E6C78EE" w:rsidR="000B338A" w:rsidRDefault="000B338A" w:rsidP="00E41315">
                      <w:pPr>
                        <w:pStyle w:val="ListParagraph"/>
                        <w:numPr>
                          <w:ilvl w:val="0"/>
                          <w:numId w:val="19"/>
                        </w:numPr>
                        <w:spacing w:after="0"/>
                        <w:rPr>
                          <w:rFonts w:ascii="Calibri" w:eastAsia="Calibri" w:hAnsi="Calibri" w:cs="Calibri"/>
                          <w:sz w:val="16"/>
                          <w:szCs w:val="16"/>
                        </w:rPr>
                      </w:pPr>
                      <w:r w:rsidRPr="000B338A">
                        <w:rPr>
                          <w:rFonts w:ascii="Calibri" w:eastAsia="Calibri" w:hAnsi="Calibri" w:cs="Calibri"/>
                          <w:sz w:val="16"/>
                          <w:szCs w:val="16"/>
                        </w:rPr>
                        <w:t xml:space="preserve">An HTTP website is created in this </w:t>
                      </w:r>
                      <w:r w:rsidR="0005279A" w:rsidRPr="000B338A">
                        <w:rPr>
                          <w:rFonts w:ascii="Calibri" w:eastAsia="Calibri" w:hAnsi="Calibri" w:cs="Calibri"/>
                          <w:sz w:val="16"/>
                          <w:szCs w:val="16"/>
                        </w:rPr>
                        <w:t>project to</w:t>
                      </w:r>
                      <w:r w:rsidRPr="000B338A">
                        <w:rPr>
                          <w:rFonts w:ascii="Calibri" w:eastAsia="Calibri" w:hAnsi="Calibri" w:cs="Calibri"/>
                          <w:sz w:val="16"/>
                          <w:szCs w:val="16"/>
                        </w:rPr>
                        <w:t xml:space="preserve"> display all medical reports accessible by doctors and patients. </w:t>
                      </w:r>
                    </w:p>
                    <w:p w14:paraId="7ED262EF" w14:textId="77777777" w:rsidR="000B338A" w:rsidRPr="000B338A" w:rsidRDefault="000B338A" w:rsidP="000B338A">
                      <w:pPr>
                        <w:spacing w:after="0"/>
                        <w:rPr>
                          <w:rFonts w:ascii="Calibri" w:eastAsia="Calibri" w:hAnsi="Calibri" w:cs="Calibri"/>
                          <w:b/>
                          <w:bCs/>
                          <w:sz w:val="16"/>
                          <w:szCs w:val="16"/>
                        </w:rPr>
                      </w:pPr>
                    </w:p>
                    <w:p w14:paraId="682A5DE9" w14:textId="78309313" w:rsidR="000B338A" w:rsidRPr="000B338A" w:rsidRDefault="000B338A" w:rsidP="000B338A">
                      <w:pPr>
                        <w:spacing w:after="0"/>
                        <w:rPr>
                          <w:rFonts w:ascii="Calibri" w:eastAsia="Calibri" w:hAnsi="Calibri" w:cs="Calibri"/>
                          <w:b/>
                          <w:bCs/>
                          <w:sz w:val="16"/>
                          <w:szCs w:val="16"/>
                        </w:rPr>
                      </w:pPr>
                      <w:r w:rsidRPr="000B338A">
                        <w:rPr>
                          <w:rFonts w:ascii="Calibri" w:eastAsia="Calibri" w:hAnsi="Calibri" w:cs="Calibri"/>
                          <w:b/>
                          <w:bCs/>
                          <w:sz w:val="16"/>
                          <w:szCs w:val="16"/>
                        </w:rPr>
                        <w:t>Transport layer</w:t>
                      </w:r>
                      <w:r w:rsidR="0005279A">
                        <w:rPr>
                          <w:rFonts w:ascii="Calibri" w:eastAsia="Calibri" w:hAnsi="Calibri" w:cs="Calibri"/>
                          <w:b/>
                          <w:bCs/>
                          <w:sz w:val="16"/>
                          <w:szCs w:val="16"/>
                        </w:rPr>
                        <w:t>:</w:t>
                      </w:r>
                    </w:p>
                    <w:p w14:paraId="3C61B3D9" w14:textId="39E88BFC" w:rsidR="000B338A" w:rsidRPr="000B338A" w:rsidRDefault="000B338A" w:rsidP="00E41315">
                      <w:pPr>
                        <w:pStyle w:val="ListParagraph"/>
                        <w:numPr>
                          <w:ilvl w:val="0"/>
                          <w:numId w:val="19"/>
                        </w:numPr>
                        <w:spacing w:after="0"/>
                        <w:rPr>
                          <w:rFonts w:ascii="Calibri" w:eastAsia="Calibri" w:hAnsi="Calibri" w:cs="Calibri"/>
                          <w:sz w:val="16"/>
                          <w:szCs w:val="16"/>
                        </w:rPr>
                      </w:pPr>
                      <w:r w:rsidRPr="000B338A">
                        <w:rPr>
                          <w:rFonts w:ascii="Calibri" w:eastAsia="Calibri" w:hAnsi="Calibri" w:cs="Calibri"/>
                          <w:sz w:val="16"/>
                          <w:szCs w:val="16"/>
                        </w:rPr>
                        <w:t xml:space="preserve">Manages error free packet exchange between devices </w:t>
                      </w:r>
                      <w:r w:rsidR="0005279A" w:rsidRPr="000B338A">
                        <w:rPr>
                          <w:rFonts w:ascii="Calibri" w:eastAsia="Calibri" w:hAnsi="Calibri" w:cs="Calibri"/>
                          <w:sz w:val="16"/>
                          <w:szCs w:val="16"/>
                        </w:rPr>
                        <w:t>involves data</w:t>
                      </w:r>
                      <w:r w:rsidRPr="000B338A">
                        <w:rPr>
                          <w:rFonts w:ascii="Calibri" w:eastAsia="Calibri" w:hAnsi="Calibri" w:cs="Calibri"/>
                          <w:sz w:val="16"/>
                          <w:szCs w:val="16"/>
                        </w:rPr>
                        <w:t xml:space="preserve"> </w:t>
                      </w:r>
                      <w:r w:rsidR="0005279A" w:rsidRPr="000B338A">
                        <w:rPr>
                          <w:rFonts w:ascii="Calibri" w:eastAsia="Calibri" w:hAnsi="Calibri" w:cs="Calibri"/>
                          <w:sz w:val="16"/>
                          <w:szCs w:val="16"/>
                        </w:rPr>
                        <w:t>packetization.</w:t>
                      </w:r>
                      <w:r w:rsidRPr="000B338A">
                        <w:rPr>
                          <w:rFonts w:ascii="Calibri" w:eastAsia="Calibri" w:hAnsi="Calibri" w:cs="Calibri"/>
                          <w:sz w:val="16"/>
                          <w:szCs w:val="16"/>
                        </w:rPr>
                        <w:t xml:space="preserve"> </w:t>
                      </w:r>
                    </w:p>
                    <w:p w14:paraId="0B3D5D82" w14:textId="77777777" w:rsidR="000B338A" w:rsidRPr="000B338A" w:rsidRDefault="000B338A" w:rsidP="00E41315">
                      <w:pPr>
                        <w:pStyle w:val="ListParagraph"/>
                        <w:numPr>
                          <w:ilvl w:val="0"/>
                          <w:numId w:val="19"/>
                        </w:numPr>
                        <w:spacing w:after="0"/>
                        <w:rPr>
                          <w:rFonts w:ascii="Calibri" w:eastAsia="Calibri" w:hAnsi="Calibri" w:cs="Calibri"/>
                          <w:sz w:val="16"/>
                          <w:szCs w:val="16"/>
                        </w:rPr>
                      </w:pPr>
                      <w:r w:rsidRPr="000B338A">
                        <w:rPr>
                          <w:rFonts w:ascii="Calibri" w:eastAsia="Calibri" w:hAnsi="Calibri" w:cs="Calibri"/>
                          <w:sz w:val="16"/>
                          <w:szCs w:val="16"/>
                        </w:rPr>
                        <w:t>Enables reliable communication between medical devices and the central monitoring system, optimizing patient care and safety.</w:t>
                      </w:r>
                    </w:p>
                    <w:p w14:paraId="4C38F741" w14:textId="77777777" w:rsidR="000B338A" w:rsidRPr="000B338A" w:rsidRDefault="000B338A" w:rsidP="000B338A">
                      <w:pPr>
                        <w:spacing w:after="0"/>
                        <w:rPr>
                          <w:rFonts w:ascii="Calibri" w:eastAsia="Calibri" w:hAnsi="Calibri" w:cs="Calibri"/>
                          <w:sz w:val="16"/>
                          <w:szCs w:val="16"/>
                        </w:rPr>
                      </w:pPr>
                    </w:p>
                    <w:p w14:paraId="407246D7" w14:textId="2E746302" w:rsidR="000B338A" w:rsidRPr="000B338A" w:rsidRDefault="000B338A" w:rsidP="000B338A">
                      <w:pPr>
                        <w:spacing w:after="0"/>
                        <w:rPr>
                          <w:rFonts w:ascii="Calibri" w:eastAsia="Calibri" w:hAnsi="Calibri" w:cs="Calibri"/>
                          <w:b/>
                          <w:bCs/>
                          <w:sz w:val="16"/>
                          <w:szCs w:val="16"/>
                        </w:rPr>
                      </w:pPr>
                      <w:r w:rsidRPr="000B338A">
                        <w:rPr>
                          <w:rFonts w:ascii="Calibri" w:eastAsia="Calibri" w:hAnsi="Calibri" w:cs="Calibri"/>
                          <w:b/>
                          <w:bCs/>
                          <w:sz w:val="16"/>
                          <w:szCs w:val="16"/>
                        </w:rPr>
                        <w:t>Networking layer</w:t>
                      </w:r>
                      <w:r w:rsidR="0005279A">
                        <w:rPr>
                          <w:rFonts w:ascii="Calibri" w:eastAsia="Calibri" w:hAnsi="Calibri" w:cs="Calibri"/>
                          <w:b/>
                          <w:bCs/>
                          <w:sz w:val="16"/>
                          <w:szCs w:val="16"/>
                        </w:rPr>
                        <w:t>:</w:t>
                      </w:r>
                    </w:p>
                    <w:p w14:paraId="7B1471DB" w14:textId="621C98FA" w:rsidR="000B338A" w:rsidRPr="000B338A" w:rsidRDefault="000B338A" w:rsidP="00E41315">
                      <w:pPr>
                        <w:pStyle w:val="ListParagraph"/>
                        <w:numPr>
                          <w:ilvl w:val="0"/>
                          <w:numId w:val="21"/>
                        </w:numPr>
                        <w:spacing w:after="0"/>
                        <w:rPr>
                          <w:rFonts w:ascii="Calibri" w:eastAsia="Calibri" w:hAnsi="Calibri" w:cs="Calibri"/>
                          <w:sz w:val="16"/>
                          <w:szCs w:val="16"/>
                        </w:rPr>
                      </w:pPr>
                      <w:r w:rsidRPr="000B338A">
                        <w:rPr>
                          <w:rFonts w:ascii="Calibri" w:eastAsia="Calibri" w:hAnsi="Calibri" w:cs="Calibri"/>
                          <w:sz w:val="16"/>
                          <w:szCs w:val="16"/>
                        </w:rPr>
                        <w:t xml:space="preserve">Involves data transmission across the network, mainly using IP </w:t>
                      </w:r>
                      <w:r w:rsidR="0005279A" w:rsidRPr="000B338A">
                        <w:rPr>
                          <w:rFonts w:ascii="Calibri" w:eastAsia="Calibri" w:hAnsi="Calibri" w:cs="Calibri"/>
                          <w:sz w:val="16"/>
                          <w:szCs w:val="16"/>
                        </w:rPr>
                        <w:t>address.</w:t>
                      </w:r>
                    </w:p>
                    <w:p w14:paraId="5A60D0E6" w14:textId="073F5137" w:rsidR="000B338A" w:rsidRPr="000B338A" w:rsidRDefault="000B338A" w:rsidP="00E41315">
                      <w:pPr>
                        <w:pStyle w:val="ListParagraph"/>
                        <w:numPr>
                          <w:ilvl w:val="0"/>
                          <w:numId w:val="21"/>
                        </w:numPr>
                        <w:spacing w:after="0"/>
                        <w:rPr>
                          <w:rFonts w:ascii="Calibri" w:eastAsia="Calibri" w:hAnsi="Calibri" w:cs="Calibri"/>
                          <w:sz w:val="16"/>
                          <w:szCs w:val="16"/>
                        </w:rPr>
                      </w:pPr>
                      <w:r w:rsidRPr="000B338A">
                        <w:rPr>
                          <w:rFonts w:ascii="Calibri" w:eastAsia="Calibri" w:hAnsi="Calibri" w:cs="Calibri"/>
                          <w:sz w:val="16"/>
                          <w:szCs w:val="16"/>
                        </w:rPr>
                        <w:t xml:space="preserve">Connection of operating to tasmota is based on an IP address and access to medical reports on smartphones or laptops is also based on </w:t>
                      </w:r>
                      <w:r w:rsidR="0005279A" w:rsidRPr="000B338A">
                        <w:rPr>
                          <w:rFonts w:ascii="Calibri" w:eastAsia="Calibri" w:hAnsi="Calibri" w:cs="Calibri"/>
                          <w:sz w:val="16"/>
                          <w:szCs w:val="16"/>
                        </w:rPr>
                        <w:t>an</w:t>
                      </w:r>
                      <w:r w:rsidRPr="000B338A">
                        <w:rPr>
                          <w:rFonts w:ascii="Calibri" w:eastAsia="Calibri" w:hAnsi="Calibri" w:cs="Calibri"/>
                          <w:sz w:val="16"/>
                          <w:szCs w:val="16"/>
                        </w:rPr>
                        <w:t xml:space="preserve"> IP address.</w:t>
                      </w:r>
                    </w:p>
                    <w:p w14:paraId="4F3AE896" w14:textId="77777777" w:rsidR="000B338A" w:rsidRPr="000B338A" w:rsidRDefault="000B338A" w:rsidP="000B338A">
                      <w:pPr>
                        <w:spacing w:after="0"/>
                        <w:rPr>
                          <w:rFonts w:ascii="Calibri" w:eastAsia="Calibri" w:hAnsi="Calibri" w:cs="Calibri"/>
                          <w:sz w:val="16"/>
                          <w:szCs w:val="16"/>
                        </w:rPr>
                      </w:pPr>
                    </w:p>
                    <w:p w14:paraId="21F9A4F3" w14:textId="4207067D" w:rsidR="000B338A" w:rsidRPr="000B338A" w:rsidRDefault="000B338A" w:rsidP="000B338A">
                      <w:pPr>
                        <w:spacing w:after="0"/>
                        <w:rPr>
                          <w:rFonts w:ascii="Calibri" w:eastAsia="Calibri" w:hAnsi="Calibri" w:cs="Calibri"/>
                          <w:b/>
                          <w:bCs/>
                          <w:sz w:val="16"/>
                          <w:szCs w:val="16"/>
                        </w:rPr>
                      </w:pPr>
                      <w:r w:rsidRPr="000B338A">
                        <w:rPr>
                          <w:rFonts w:ascii="Calibri" w:eastAsia="Calibri" w:hAnsi="Calibri" w:cs="Calibri"/>
                          <w:b/>
                          <w:bCs/>
                          <w:sz w:val="16"/>
                          <w:szCs w:val="16"/>
                        </w:rPr>
                        <w:t>Data Link layer or Physical layer</w:t>
                      </w:r>
                      <w:r w:rsidR="0005279A">
                        <w:rPr>
                          <w:rFonts w:ascii="Calibri" w:eastAsia="Calibri" w:hAnsi="Calibri" w:cs="Calibri"/>
                          <w:b/>
                          <w:bCs/>
                          <w:sz w:val="16"/>
                          <w:szCs w:val="16"/>
                        </w:rPr>
                        <w:t>:</w:t>
                      </w:r>
                    </w:p>
                    <w:p w14:paraId="0139CBAF" w14:textId="6BE3E199" w:rsidR="000B338A" w:rsidRPr="000B338A" w:rsidRDefault="000B338A" w:rsidP="00E41315">
                      <w:pPr>
                        <w:pStyle w:val="ListParagraph"/>
                        <w:numPr>
                          <w:ilvl w:val="0"/>
                          <w:numId w:val="22"/>
                        </w:numPr>
                        <w:spacing w:after="0"/>
                        <w:rPr>
                          <w:rFonts w:ascii="Calibri" w:eastAsia="Calibri" w:hAnsi="Calibri" w:cs="Calibri"/>
                          <w:sz w:val="16"/>
                          <w:szCs w:val="16"/>
                        </w:rPr>
                      </w:pPr>
                      <w:r w:rsidRPr="000B338A">
                        <w:rPr>
                          <w:rFonts w:ascii="Calibri" w:eastAsia="Calibri" w:hAnsi="Calibri" w:cs="Calibri"/>
                          <w:sz w:val="16"/>
                          <w:szCs w:val="16"/>
                        </w:rPr>
                        <w:t xml:space="preserve">Manages physical data transmission, </w:t>
                      </w:r>
                      <w:r w:rsidR="0005279A" w:rsidRPr="000B338A">
                        <w:rPr>
                          <w:rFonts w:ascii="Calibri" w:eastAsia="Calibri" w:hAnsi="Calibri" w:cs="Calibri"/>
                          <w:sz w:val="16"/>
                          <w:szCs w:val="16"/>
                        </w:rPr>
                        <w:t>primarily</w:t>
                      </w:r>
                      <w:r w:rsidRPr="000B338A">
                        <w:rPr>
                          <w:rFonts w:ascii="Calibri" w:eastAsia="Calibri" w:hAnsi="Calibri" w:cs="Calibri"/>
                          <w:sz w:val="16"/>
                          <w:szCs w:val="16"/>
                        </w:rPr>
                        <w:t xml:space="preserve"> using </w:t>
                      </w:r>
                      <w:r w:rsidR="0005279A" w:rsidRPr="000B338A">
                        <w:rPr>
                          <w:rFonts w:ascii="Calibri" w:eastAsia="Calibri" w:hAnsi="Calibri" w:cs="Calibri"/>
                          <w:sz w:val="16"/>
                          <w:szCs w:val="16"/>
                        </w:rPr>
                        <w:t>ethernet.</w:t>
                      </w:r>
                      <w:r w:rsidRPr="000B338A">
                        <w:rPr>
                          <w:rFonts w:ascii="Calibri" w:eastAsia="Calibri" w:hAnsi="Calibri" w:cs="Calibri"/>
                          <w:sz w:val="16"/>
                          <w:szCs w:val="16"/>
                        </w:rPr>
                        <w:t xml:space="preserve">  </w:t>
                      </w:r>
                    </w:p>
                    <w:p w14:paraId="21479E0A" w14:textId="77777777" w:rsidR="000B338A" w:rsidRPr="000B338A" w:rsidRDefault="000B338A" w:rsidP="00E41315">
                      <w:pPr>
                        <w:pStyle w:val="ListParagraph"/>
                        <w:numPr>
                          <w:ilvl w:val="0"/>
                          <w:numId w:val="22"/>
                        </w:numPr>
                        <w:spacing w:after="0"/>
                        <w:rPr>
                          <w:rFonts w:ascii="Calibri" w:eastAsia="Calibri" w:hAnsi="Calibri" w:cs="Calibri"/>
                          <w:sz w:val="16"/>
                          <w:szCs w:val="16"/>
                        </w:rPr>
                      </w:pPr>
                      <w:r w:rsidRPr="000B338A">
                        <w:rPr>
                          <w:rFonts w:ascii="Calibri" w:eastAsia="Calibri" w:hAnsi="Calibri" w:cs="Calibri"/>
                          <w:sz w:val="16"/>
                          <w:szCs w:val="16"/>
                        </w:rPr>
                        <w:t>Implements protocols for the reliable transmission of data packets over Ethernet connections, ensuring data integrity.</w:t>
                      </w:r>
                    </w:p>
                    <w:p w14:paraId="0A70F908" w14:textId="77777777" w:rsidR="000B338A" w:rsidRPr="000B338A" w:rsidRDefault="000B338A" w:rsidP="000B338A">
                      <w:pPr>
                        <w:spacing w:after="0"/>
                        <w:rPr>
                          <w:rFonts w:ascii="Calibri" w:eastAsia="Calibri" w:hAnsi="Calibri" w:cs="Calibri"/>
                          <w:sz w:val="16"/>
                          <w:szCs w:val="16"/>
                        </w:rPr>
                      </w:pPr>
                    </w:p>
                    <w:p w14:paraId="3A84FF5B" w14:textId="77777777" w:rsidR="000B338A" w:rsidRPr="000B338A" w:rsidRDefault="000B338A" w:rsidP="000B338A">
                      <w:pPr>
                        <w:spacing w:after="0"/>
                        <w:rPr>
                          <w:rFonts w:ascii="Calibri" w:eastAsia="Calibri" w:hAnsi="Calibri" w:cs="Calibri"/>
                          <w:sz w:val="16"/>
                          <w:szCs w:val="16"/>
                        </w:rPr>
                      </w:pPr>
                    </w:p>
                    <w:p w14:paraId="616B75D0" w14:textId="335B925F" w:rsidR="000B338A" w:rsidRDefault="000B338A"/>
                  </w:txbxContent>
                </v:textbox>
                <w10:wrap type="square"/>
              </v:shape>
            </w:pict>
          </mc:Fallback>
        </mc:AlternateContent>
      </w:r>
      <w:r w:rsidR="00124F75" w:rsidRPr="002D1A92">
        <w:rPr>
          <w:rFonts w:ascii="Calibri" w:eastAsia="Calibri" w:hAnsi="Calibri" w:cs="Calibri"/>
          <w:noProof/>
        </w:rPr>
        <w:drawing>
          <wp:inline distT="0" distB="0" distL="0" distR="0" wp14:anchorId="46E3D526" wp14:editId="29B156E9">
            <wp:extent cx="2101053" cy="1765300"/>
            <wp:effectExtent l="0" t="0" r="0" b="6350"/>
            <wp:docPr id="934938745" name="Picture 1" descr="A blue and red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8745" name="Picture 1" descr="A blue and red table with text&#10;&#10;Description automatically generated"/>
                    <pic:cNvPicPr/>
                  </pic:nvPicPr>
                  <pic:blipFill>
                    <a:blip r:embed="rId12"/>
                    <a:stretch>
                      <a:fillRect/>
                    </a:stretch>
                  </pic:blipFill>
                  <pic:spPr>
                    <a:xfrm>
                      <a:off x="0" y="0"/>
                      <a:ext cx="2111890" cy="1774406"/>
                    </a:xfrm>
                    <a:prstGeom prst="rect">
                      <a:avLst/>
                    </a:prstGeom>
                  </pic:spPr>
                </pic:pic>
              </a:graphicData>
            </a:graphic>
          </wp:inline>
        </w:drawing>
      </w:r>
    </w:p>
    <w:p w14:paraId="2CEDFFC9" w14:textId="76D0EFD1" w:rsidR="00124F75" w:rsidRPr="001E2F21" w:rsidRDefault="001E2F21" w:rsidP="001E2F21">
      <w:pPr>
        <w:pStyle w:val="Heading2"/>
        <w:rPr>
          <w:rFonts w:eastAsia="Calibri"/>
          <w:sz w:val="16"/>
          <w:szCs w:val="16"/>
        </w:rPr>
      </w:pPr>
      <w:r w:rsidRPr="001E2F21">
        <w:rPr>
          <w:rFonts w:eastAsia="Calibri"/>
          <w:sz w:val="16"/>
          <w:szCs w:val="16"/>
        </w:rPr>
        <w:t>Figure 2 – TCP/IP Protocol</w:t>
      </w:r>
    </w:p>
    <w:p w14:paraId="33C6BD17" w14:textId="77777777" w:rsidR="000B338A" w:rsidRDefault="000B338A" w:rsidP="00124F75">
      <w:pPr>
        <w:spacing w:after="0"/>
        <w:rPr>
          <w:rFonts w:ascii="Calibri" w:eastAsia="Calibri" w:hAnsi="Calibri" w:cs="Calibri"/>
          <w:b/>
          <w:bCs/>
        </w:rPr>
      </w:pPr>
    </w:p>
    <w:p w14:paraId="3F1A8DFE" w14:textId="77777777" w:rsidR="000B338A" w:rsidRDefault="000B338A" w:rsidP="00124F75">
      <w:pPr>
        <w:spacing w:after="0"/>
        <w:rPr>
          <w:rFonts w:ascii="Calibri" w:eastAsia="Calibri" w:hAnsi="Calibri" w:cs="Calibri"/>
          <w:b/>
          <w:bCs/>
        </w:rPr>
      </w:pPr>
    </w:p>
    <w:p w14:paraId="6215FA09" w14:textId="77777777" w:rsidR="000B338A" w:rsidRDefault="000B338A" w:rsidP="00124F75">
      <w:pPr>
        <w:spacing w:after="0"/>
        <w:rPr>
          <w:rFonts w:ascii="Calibri" w:eastAsia="Calibri" w:hAnsi="Calibri" w:cs="Calibri"/>
          <w:b/>
          <w:bCs/>
        </w:rPr>
      </w:pPr>
    </w:p>
    <w:p w14:paraId="512B2BFA" w14:textId="77777777" w:rsidR="000B338A" w:rsidRDefault="000B338A" w:rsidP="00124F75">
      <w:pPr>
        <w:spacing w:after="0"/>
        <w:rPr>
          <w:rFonts w:ascii="Calibri" w:eastAsia="Calibri" w:hAnsi="Calibri" w:cs="Calibri"/>
          <w:b/>
          <w:bCs/>
        </w:rPr>
      </w:pPr>
    </w:p>
    <w:p w14:paraId="2330439C" w14:textId="77777777" w:rsidR="000B338A" w:rsidRDefault="000B338A" w:rsidP="00124F75">
      <w:pPr>
        <w:spacing w:after="0"/>
        <w:rPr>
          <w:rFonts w:ascii="Calibri" w:eastAsia="Calibri" w:hAnsi="Calibri" w:cs="Calibri"/>
          <w:b/>
          <w:bCs/>
        </w:rPr>
      </w:pPr>
    </w:p>
    <w:p w14:paraId="5FC78963" w14:textId="77777777" w:rsidR="000B338A" w:rsidRDefault="000B338A" w:rsidP="00124F75">
      <w:pPr>
        <w:spacing w:after="0"/>
        <w:rPr>
          <w:rFonts w:ascii="Calibri" w:eastAsia="Calibri" w:hAnsi="Calibri" w:cs="Calibri"/>
          <w:b/>
          <w:bCs/>
        </w:rPr>
      </w:pPr>
    </w:p>
    <w:p w14:paraId="4F4DE31B" w14:textId="77777777" w:rsidR="000B338A" w:rsidRDefault="000B338A" w:rsidP="00124F75">
      <w:pPr>
        <w:spacing w:after="0"/>
        <w:rPr>
          <w:rFonts w:ascii="Calibri" w:eastAsia="Calibri" w:hAnsi="Calibri" w:cs="Calibri"/>
          <w:b/>
          <w:bCs/>
        </w:rPr>
      </w:pPr>
    </w:p>
    <w:p w14:paraId="1D424876" w14:textId="77777777" w:rsidR="00902996" w:rsidRDefault="00902996" w:rsidP="00124F75">
      <w:pPr>
        <w:spacing w:after="0"/>
        <w:rPr>
          <w:rFonts w:ascii="Calibri" w:eastAsia="Calibri" w:hAnsi="Calibri" w:cs="Calibri"/>
          <w:b/>
          <w:bCs/>
        </w:rPr>
      </w:pPr>
    </w:p>
    <w:p w14:paraId="19A034C6" w14:textId="04EE916E" w:rsidR="00106C87" w:rsidRDefault="00124F75" w:rsidP="00124F75">
      <w:pPr>
        <w:spacing w:after="0"/>
        <w:rPr>
          <w:rFonts w:ascii="Calibri" w:eastAsia="Calibri" w:hAnsi="Calibri" w:cs="Calibri"/>
        </w:rPr>
      </w:pPr>
      <w:r w:rsidRPr="007F1863">
        <w:rPr>
          <w:rFonts w:ascii="Calibri" w:eastAsia="Calibri" w:hAnsi="Calibri" w:cs="Calibri"/>
          <w:b/>
          <w:bCs/>
        </w:rPr>
        <w:lastRenderedPageBreak/>
        <w:t xml:space="preserve">MQTT </w:t>
      </w:r>
    </w:p>
    <w:p w14:paraId="6D0E5FEE" w14:textId="7B02A6DC" w:rsidR="00106C87" w:rsidRPr="00106C87" w:rsidRDefault="00106C87" w:rsidP="00E41315">
      <w:pPr>
        <w:pStyle w:val="ListParagraph"/>
        <w:numPr>
          <w:ilvl w:val="0"/>
          <w:numId w:val="23"/>
        </w:numPr>
        <w:spacing w:after="0"/>
        <w:rPr>
          <w:rFonts w:ascii="Calibri" w:eastAsia="Calibri" w:hAnsi="Calibri" w:cs="Calibri"/>
        </w:rPr>
      </w:pPr>
      <w:r w:rsidRPr="00106C87">
        <w:rPr>
          <w:rFonts w:ascii="Calibri" w:eastAsia="Calibri" w:hAnsi="Calibri" w:cs="Calibri"/>
        </w:rPr>
        <w:t>C</w:t>
      </w:r>
      <w:r w:rsidR="00124F75" w:rsidRPr="00106C87">
        <w:rPr>
          <w:rFonts w:ascii="Calibri" w:eastAsia="Calibri" w:hAnsi="Calibri" w:cs="Calibri"/>
        </w:rPr>
        <w:t xml:space="preserve">ustomized </w:t>
      </w:r>
      <w:r w:rsidRPr="00106C87">
        <w:rPr>
          <w:rFonts w:ascii="Calibri" w:eastAsia="Calibri" w:hAnsi="Calibri" w:cs="Calibri"/>
        </w:rPr>
        <w:t xml:space="preserve">IoT </w:t>
      </w:r>
      <w:r w:rsidR="00124F75" w:rsidRPr="00106C87">
        <w:rPr>
          <w:rFonts w:ascii="Calibri" w:eastAsia="Calibri" w:hAnsi="Calibri" w:cs="Calibri"/>
        </w:rPr>
        <w:t>messaging</w:t>
      </w:r>
      <w:r w:rsidRPr="00106C87">
        <w:rPr>
          <w:rFonts w:ascii="Calibri" w:eastAsia="Calibri" w:hAnsi="Calibri" w:cs="Calibri"/>
        </w:rPr>
        <w:t xml:space="preserve"> </w:t>
      </w:r>
      <w:r w:rsidR="009443AA" w:rsidRPr="00106C87">
        <w:rPr>
          <w:rFonts w:ascii="Calibri" w:eastAsia="Calibri" w:hAnsi="Calibri" w:cs="Calibri"/>
        </w:rPr>
        <w:t>protocol facilitating</w:t>
      </w:r>
      <w:r w:rsidRPr="00106C87">
        <w:rPr>
          <w:rFonts w:ascii="Calibri" w:eastAsia="Calibri" w:hAnsi="Calibri" w:cs="Calibri"/>
        </w:rPr>
        <w:t xml:space="preserve"> device </w:t>
      </w:r>
      <w:r w:rsidR="003E0F11" w:rsidRPr="00106C87">
        <w:rPr>
          <w:rFonts w:ascii="Calibri" w:eastAsia="Calibri" w:hAnsi="Calibri" w:cs="Calibri"/>
        </w:rPr>
        <w:t>communications.</w:t>
      </w:r>
      <w:r w:rsidRPr="00106C87">
        <w:rPr>
          <w:rFonts w:ascii="Calibri" w:eastAsia="Calibri" w:hAnsi="Calibri" w:cs="Calibri"/>
        </w:rPr>
        <w:t xml:space="preserve"> </w:t>
      </w:r>
    </w:p>
    <w:p w14:paraId="3F15260D" w14:textId="1B2550EB" w:rsidR="000B338A" w:rsidRDefault="00106C87" w:rsidP="00E41315">
      <w:pPr>
        <w:pStyle w:val="ListParagraph"/>
        <w:numPr>
          <w:ilvl w:val="0"/>
          <w:numId w:val="23"/>
        </w:numPr>
        <w:spacing w:after="0"/>
        <w:rPr>
          <w:rFonts w:ascii="Calibri" w:eastAsia="Calibri" w:hAnsi="Calibri" w:cs="Calibri"/>
        </w:rPr>
      </w:pPr>
      <w:proofErr w:type="spellStart"/>
      <w:r w:rsidRPr="00106C87">
        <w:rPr>
          <w:rFonts w:ascii="Calibri" w:eastAsia="Calibri" w:hAnsi="Calibri" w:cs="Calibri"/>
        </w:rPr>
        <w:t>Tasmota</w:t>
      </w:r>
      <w:proofErr w:type="spellEnd"/>
      <w:r w:rsidRPr="00106C87">
        <w:rPr>
          <w:rFonts w:ascii="Calibri" w:eastAsia="Calibri" w:hAnsi="Calibri" w:cs="Calibri"/>
        </w:rPr>
        <w:t xml:space="preserve"> </w:t>
      </w:r>
      <w:r w:rsidR="009443AA" w:rsidRPr="00106C87">
        <w:rPr>
          <w:rFonts w:ascii="Calibri" w:eastAsia="Calibri" w:hAnsi="Calibri" w:cs="Calibri"/>
        </w:rPr>
        <w:t>facilitates</w:t>
      </w:r>
      <w:r w:rsidRPr="00106C87">
        <w:rPr>
          <w:rFonts w:ascii="Calibri" w:eastAsia="Calibri" w:hAnsi="Calibri" w:cs="Calibri"/>
        </w:rPr>
        <w:t xml:space="preserve"> the transmission </w:t>
      </w:r>
      <w:r w:rsidR="00124F75" w:rsidRPr="00106C87">
        <w:rPr>
          <w:rFonts w:ascii="Calibri" w:eastAsia="Calibri" w:hAnsi="Calibri" w:cs="Calibri"/>
        </w:rPr>
        <w:t xml:space="preserve">of sensors data to the cloud data service. </w:t>
      </w:r>
    </w:p>
    <w:p w14:paraId="5638E960" w14:textId="77777777" w:rsidR="000B338A" w:rsidRDefault="000B338A" w:rsidP="00E41315">
      <w:pPr>
        <w:pStyle w:val="ListParagraph"/>
        <w:numPr>
          <w:ilvl w:val="0"/>
          <w:numId w:val="23"/>
        </w:numPr>
        <w:spacing w:after="0"/>
        <w:rPr>
          <w:rFonts w:ascii="Calibri" w:eastAsia="Calibri" w:hAnsi="Calibri" w:cs="Calibri"/>
        </w:rPr>
      </w:pPr>
      <w:r w:rsidRPr="000B338A">
        <w:rPr>
          <w:rFonts w:ascii="Calibri" w:eastAsia="Calibri" w:hAnsi="Calibri" w:cs="Calibri"/>
        </w:rPr>
        <w:t xml:space="preserve">MQTT parameters link Azure to </w:t>
      </w:r>
      <w:proofErr w:type="spellStart"/>
      <w:r w:rsidRPr="000B338A">
        <w:rPr>
          <w:rFonts w:ascii="Calibri" w:eastAsia="Calibri" w:hAnsi="Calibri" w:cs="Calibri"/>
        </w:rPr>
        <w:t>Tasmota</w:t>
      </w:r>
      <w:proofErr w:type="spellEnd"/>
      <w:r w:rsidRPr="000B338A">
        <w:rPr>
          <w:rFonts w:ascii="Calibri" w:eastAsia="Calibri" w:hAnsi="Calibri" w:cs="Calibri"/>
        </w:rPr>
        <w:t xml:space="preserve">, Node-RED, </w:t>
      </w:r>
      <w:proofErr w:type="spellStart"/>
      <w:r w:rsidRPr="000B338A">
        <w:rPr>
          <w:rFonts w:ascii="Calibri" w:eastAsia="Calibri" w:hAnsi="Calibri" w:cs="Calibri"/>
        </w:rPr>
        <w:t>InfluxDB</w:t>
      </w:r>
      <w:proofErr w:type="spellEnd"/>
      <w:r w:rsidRPr="000B338A">
        <w:rPr>
          <w:rFonts w:ascii="Calibri" w:eastAsia="Calibri" w:hAnsi="Calibri" w:cs="Calibri"/>
        </w:rPr>
        <w:t>, and Grafana via muhammad03.westeurop.cloudapp.azure.com, ensuring smooth connectivity.</w:t>
      </w:r>
    </w:p>
    <w:p w14:paraId="5F827196" w14:textId="77777777" w:rsidR="000B338A" w:rsidRDefault="000B338A" w:rsidP="00E41315">
      <w:pPr>
        <w:pStyle w:val="ListParagraph"/>
        <w:numPr>
          <w:ilvl w:val="0"/>
          <w:numId w:val="23"/>
        </w:numPr>
        <w:spacing w:after="0"/>
        <w:rPr>
          <w:rFonts w:ascii="Calibri" w:eastAsia="Calibri" w:hAnsi="Calibri" w:cs="Calibri"/>
        </w:rPr>
      </w:pPr>
      <w:r w:rsidRPr="000B338A">
        <w:rPr>
          <w:rFonts w:ascii="Calibri" w:eastAsia="Calibri" w:hAnsi="Calibri" w:cs="Calibri"/>
        </w:rPr>
        <w:t>Employing MQTT technology, the two websites developed for this project will utilize MQTT to enhance updates and ensure accuracy on the website.</w:t>
      </w:r>
    </w:p>
    <w:p w14:paraId="5DDC3E8A" w14:textId="06300D69" w:rsidR="00124F75" w:rsidRDefault="00A87FBD" w:rsidP="00E706A2">
      <w:pPr>
        <w:pStyle w:val="ListParagraph"/>
        <w:spacing w:after="0"/>
        <w:rPr>
          <w:rFonts w:ascii="Calibri" w:eastAsia="Calibri" w:hAnsi="Calibri" w:cs="Calibri"/>
        </w:rPr>
      </w:pPr>
      <w:r w:rsidRPr="00A87FBD">
        <w:rPr>
          <w:rFonts w:ascii="Calibri" w:eastAsia="Calibri" w:hAnsi="Calibri" w:cs="Calibri"/>
          <w:noProof/>
        </w:rPr>
        <w:drawing>
          <wp:inline distT="0" distB="0" distL="0" distR="0" wp14:anchorId="7C7F2E63" wp14:editId="5DFECB72">
            <wp:extent cx="5301343" cy="2597998"/>
            <wp:effectExtent l="0" t="0" r="0" b="0"/>
            <wp:docPr id="10570665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66534" name="Picture 1" descr="A diagram of a company&#10;&#10;Description automatically generated"/>
                    <pic:cNvPicPr/>
                  </pic:nvPicPr>
                  <pic:blipFill>
                    <a:blip r:embed="rId13"/>
                    <a:stretch>
                      <a:fillRect/>
                    </a:stretch>
                  </pic:blipFill>
                  <pic:spPr>
                    <a:xfrm>
                      <a:off x="0" y="0"/>
                      <a:ext cx="5305547" cy="2600058"/>
                    </a:xfrm>
                    <a:prstGeom prst="rect">
                      <a:avLst/>
                    </a:prstGeom>
                  </pic:spPr>
                </pic:pic>
              </a:graphicData>
            </a:graphic>
          </wp:inline>
        </w:drawing>
      </w:r>
    </w:p>
    <w:p w14:paraId="501BC2BD" w14:textId="0A47D46A" w:rsidR="001E2F21" w:rsidRPr="000C2FDB" w:rsidRDefault="000C2FDB" w:rsidP="000C2FDB">
      <w:pPr>
        <w:pStyle w:val="Heading2"/>
        <w:rPr>
          <w:rFonts w:eastAsia="Calibri"/>
          <w:sz w:val="16"/>
          <w:szCs w:val="16"/>
        </w:rPr>
      </w:pPr>
      <w:r w:rsidRPr="000C2FDB">
        <w:rPr>
          <w:rFonts w:eastAsia="Calibri"/>
          <w:sz w:val="16"/>
          <w:szCs w:val="16"/>
        </w:rPr>
        <w:t>Figure 3 – The Health’s MQTT Breakdown</w:t>
      </w:r>
    </w:p>
    <w:p w14:paraId="18FE7ECF" w14:textId="40ED1208" w:rsidR="001E2F21" w:rsidRPr="00E706A2" w:rsidRDefault="001E2F21" w:rsidP="00E706A2">
      <w:pPr>
        <w:pStyle w:val="ListParagraph"/>
        <w:spacing w:after="0"/>
        <w:rPr>
          <w:rFonts w:ascii="Calibri" w:eastAsia="Calibri" w:hAnsi="Calibri" w:cs="Calibri"/>
        </w:rPr>
      </w:pPr>
    </w:p>
    <w:p w14:paraId="305E24E5" w14:textId="5698B650" w:rsidR="000B338A" w:rsidRDefault="00124F75" w:rsidP="00124F75">
      <w:pPr>
        <w:spacing w:after="0"/>
        <w:rPr>
          <w:rFonts w:ascii="Calibri" w:eastAsia="Calibri" w:hAnsi="Calibri" w:cs="Calibri"/>
        </w:rPr>
      </w:pPr>
      <w:r w:rsidRPr="00FC68A9">
        <w:rPr>
          <w:rFonts w:ascii="Calibri" w:eastAsia="Calibri" w:hAnsi="Calibri" w:cs="Calibri"/>
          <w:b/>
          <w:bCs/>
        </w:rPr>
        <w:t>I2C</w:t>
      </w:r>
      <w:r>
        <w:rPr>
          <w:rFonts w:ascii="Calibri" w:eastAsia="Calibri" w:hAnsi="Calibri" w:cs="Calibri"/>
        </w:rPr>
        <w:t xml:space="preserve"> </w:t>
      </w:r>
      <w:r w:rsidR="00945015" w:rsidRPr="00945015">
        <w:rPr>
          <w:rFonts w:ascii="Calibri" w:eastAsia="Calibri" w:hAnsi="Calibri" w:cs="Calibri"/>
          <w:b/>
          <w:bCs/>
        </w:rPr>
        <w:t>Communication</w:t>
      </w:r>
    </w:p>
    <w:p w14:paraId="36158327" w14:textId="77777777" w:rsidR="000B338A" w:rsidRPr="000B338A" w:rsidRDefault="000B338A" w:rsidP="00E41315">
      <w:pPr>
        <w:pStyle w:val="ListParagraph"/>
        <w:numPr>
          <w:ilvl w:val="0"/>
          <w:numId w:val="24"/>
        </w:numPr>
        <w:spacing w:after="0"/>
        <w:rPr>
          <w:rFonts w:ascii="Calibri" w:eastAsia="Calibri" w:hAnsi="Calibri" w:cs="Calibri"/>
        </w:rPr>
      </w:pPr>
      <w:r w:rsidRPr="000B338A">
        <w:rPr>
          <w:rFonts w:ascii="Calibri" w:eastAsia="Calibri" w:hAnsi="Calibri" w:cs="Calibri"/>
        </w:rPr>
        <w:t>U</w:t>
      </w:r>
      <w:r w:rsidR="00124F75" w:rsidRPr="000B338A">
        <w:rPr>
          <w:rFonts w:ascii="Calibri" w:eastAsia="Calibri" w:hAnsi="Calibri" w:cs="Calibri"/>
        </w:rPr>
        <w:t xml:space="preserve">tilizes two communication lines (SDA and SCL) </w:t>
      </w:r>
      <w:r w:rsidRPr="000B338A">
        <w:rPr>
          <w:rFonts w:ascii="Calibri" w:eastAsia="Calibri" w:hAnsi="Calibri" w:cs="Calibri"/>
        </w:rPr>
        <w:t xml:space="preserve">for sensor connections to allow readings on </w:t>
      </w:r>
      <w:proofErr w:type="spellStart"/>
      <w:r w:rsidRPr="000B338A">
        <w:rPr>
          <w:rFonts w:ascii="Calibri" w:eastAsia="Calibri" w:hAnsi="Calibri" w:cs="Calibri"/>
        </w:rPr>
        <w:t>Tasmota</w:t>
      </w:r>
      <w:proofErr w:type="spellEnd"/>
      <w:r w:rsidRPr="000B338A">
        <w:rPr>
          <w:rFonts w:ascii="Calibri" w:eastAsia="Calibri" w:hAnsi="Calibri" w:cs="Calibri"/>
        </w:rPr>
        <w:t xml:space="preserve"> and health system to operate.</w:t>
      </w:r>
    </w:p>
    <w:p w14:paraId="65582C77" w14:textId="521AF9B9" w:rsidR="00124F75" w:rsidRPr="000B338A" w:rsidRDefault="00124F75" w:rsidP="00E41315">
      <w:pPr>
        <w:pStyle w:val="ListParagraph"/>
        <w:numPr>
          <w:ilvl w:val="0"/>
          <w:numId w:val="24"/>
        </w:numPr>
        <w:spacing w:after="0"/>
        <w:rPr>
          <w:rFonts w:ascii="Calibri" w:eastAsia="Calibri" w:hAnsi="Calibri" w:cs="Calibri"/>
        </w:rPr>
      </w:pPr>
      <w:r w:rsidRPr="000B338A">
        <w:rPr>
          <w:rFonts w:ascii="Calibri" w:eastAsia="Calibri" w:hAnsi="Calibri" w:cs="Calibri"/>
        </w:rPr>
        <w:t xml:space="preserve">MAX30100 pulse oximeter </w:t>
      </w:r>
      <w:r w:rsidR="003A0928">
        <w:rPr>
          <w:rFonts w:ascii="Calibri" w:eastAsia="Calibri" w:hAnsi="Calibri" w:cs="Calibri"/>
        </w:rPr>
        <w:t xml:space="preserve">sensor and </w:t>
      </w:r>
      <w:r w:rsidR="003A0928" w:rsidRPr="003A0928">
        <w:rPr>
          <w:rFonts w:ascii="Calibri" w:eastAsia="Calibri" w:hAnsi="Calibri" w:cs="Calibri"/>
        </w:rPr>
        <w:t>SDP610-025PA</w:t>
      </w:r>
      <w:r w:rsidR="000A0A0D">
        <w:rPr>
          <w:rFonts w:ascii="Calibri" w:eastAsia="Calibri" w:hAnsi="Calibri" w:cs="Calibri"/>
        </w:rPr>
        <w:t xml:space="preserve"> pressure se</w:t>
      </w:r>
      <w:r w:rsidR="00C823E0">
        <w:rPr>
          <w:rFonts w:ascii="Calibri" w:eastAsia="Calibri" w:hAnsi="Calibri" w:cs="Calibri"/>
        </w:rPr>
        <w:t xml:space="preserve">nsor </w:t>
      </w:r>
      <w:r w:rsidR="00C87DB9">
        <w:rPr>
          <w:rFonts w:ascii="Calibri" w:eastAsia="Calibri" w:hAnsi="Calibri" w:cs="Calibri"/>
        </w:rPr>
        <w:t xml:space="preserve">both </w:t>
      </w:r>
      <w:r w:rsidRPr="000B338A">
        <w:rPr>
          <w:rFonts w:ascii="Calibri" w:eastAsia="Calibri" w:hAnsi="Calibri" w:cs="Calibri"/>
        </w:rPr>
        <w:t>us</w:t>
      </w:r>
      <w:r w:rsidR="000B338A" w:rsidRPr="000B338A">
        <w:rPr>
          <w:rFonts w:ascii="Calibri" w:eastAsia="Calibri" w:hAnsi="Calibri" w:cs="Calibri"/>
        </w:rPr>
        <w:t>es</w:t>
      </w:r>
      <w:r w:rsidRPr="000B338A">
        <w:rPr>
          <w:rFonts w:ascii="Calibri" w:eastAsia="Calibri" w:hAnsi="Calibri" w:cs="Calibri"/>
        </w:rPr>
        <w:t xml:space="preserve"> the I2C communication protocol </w:t>
      </w:r>
      <w:proofErr w:type="gramStart"/>
      <w:r w:rsidRPr="000B338A">
        <w:rPr>
          <w:rFonts w:ascii="Calibri" w:eastAsia="Calibri" w:hAnsi="Calibri" w:cs="Calibri"/>
        </w:rPr>
        <w:t>in order to</w:t>
      </w:r>
      <w:proofErr w:type="gramEnd"/>
      <w:r w:rsidRPr="000B338A">
        <w:rPr>
          <w:rFonts w:ascii="Calibri" w:eastAsia="Calibri" w:hAnsi="Calibri" w:cs="Calibri"/>
        </w:rPr>
        <w:t xml:space="preserve"> communicate with </w:t>
      </w:r>
      <w:r w:rsidR="003A5312" w:rsidRPr="000B338A">
        <w:rPr>
          <w:rFonts w:ascii="Calibri" w:eastAsia="Calibri" w:hAnsi="Calibri" w:cs="Calibri"/>
        </w:rPr>
        <w:t>microcontrolle</w:t>
      </w:r>
      <w:r w:rsidR="003A5312">
        <w:rPr>
          <w:rFonts w:ascii="Calibri" w:eastAsia="Calibri" w:hAnsi="Calibri" w:cs="Calibri"/>
        </w:rPr>
        <w:t>r.</w:t>
      </w:r>
      <w:r w:rsidR="003A0928">
        <w:rPr>
          <w:rFonts w:ascii="Calibri" w:eastAsia="Calibri" w:hAnsi="Calibri" w:cs="Calibri"/>
        </w:rPr>
        <w:t xml:space="preserve"> </w:t>
      </w:r>
    </w:p>
    <w:p w14:paraId="0601B3E2" w14:textId="607FE103" w:rsidR="00124F75" w:rsidRDefault="00E706A2" w:rsidP="00124F75">
      <w:pPr>
        <w:spacing w:after="0"/>
        <w:rPr>
          <w:rFonts w:ascii="Calibri" w:eastAsia="Calibri" w:hAnsi="Calibri" w:cs="Calibri"/>
        </w:rPr>
      </w:pPr>
      <w:r w:rsidRPr="00BF3A00">
        <w:rPr>
          <w:rFonts w:ascii="Calibri" w:eastAsia="Calibri" w:hAnsi="Calibri" w:cs="Calibri"/>
          <w:noProof/>
        </w:rPr>
        <w:drawing>
          <wp:inline distT="0" distB="0" distL="0" distR="0" wp14:anchorId="7C5112A2" wp14:editId="4D44B927">
            <wp:extent cx="1658427" cy="772160"/>
            <wp:effectExtent l="0" t="0" r="0" b="8890"/>
            <wp:docPr id="198052291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22914" name="Picture 1" descr="A diagram of a computer&#10;&#10;Description automatically generated"/>
                    <pic:cNvPicPr/>
                  </pic:nvPicPr>
                  <pic:blipFill>
                    <a:blip r:embed="rId14"/>
                    <a:stretch>
                      <a:fillRect/>
                    </a:stretch>
                  </pic:blipFill>
                  <pic:spPr>
                    <a:xfrm>
                      <a:off x="0" y="0"/>
                      <a:ext cx="1806293" cy="841006"/>
                    </a:xfrm>
                    <a:prstGeom prst="rect">
                      <a:avLst/>
                    </a:prstGeom>
                  </pic:spPr>
                </pic:pic>
              </a:graphicData>
            </a:graphic>
          </wp:inline>
        </w:drawing>
      </w:r>
    </w:p>
    <w:p w14:paraId="566B1FFB" w14:textId="57119FD1" w:rsidR="000C2FDB" w:rsidRDefault="000C2FDB" w:rsidP="00945015">
      <w:pPr>
        <w:pStyle w:val="Heading2"/>
        <w:rPr>
          <w:rFonts w:eastAsia="Calibri"/>
        </w:rPr>
      </w:pPr>
      <w:r w:rsidRPr="00945015">
        <w:rPr>
          <w:rFonts w:eastAsia="Calibri"/>
          <w:sz w:val="16"/>
          <w:szCs w:val="16"/>
        </w:rPr>
        <w:t>Figure 4 – I2C</w:t>
      </w:r>
      <w:r w:rsidR="00945015" w:rsidRPr="00945015">
        <w:rPr>
          <w:rFonts w:eastAsia="Calibri"/>
          <w:sz w:val="16"/>
          <w:szCs w:val="16"/>
        </w:rPr>
        <w:t xml:space="preserve"> Communication</w:t>
      </w:r>
    </w:p>
    <w:p w14:paraId="1E52AB6A" w14:textId="77777777" w:rsidR="000B338A" w:rsidRDefault="00124F75" w:rsidP="00124F75">
      <w:pPr>
        <w:spacing w:after="0"/>
      </w:pPr>
      <w:r w:rsidRPr="00762A74">
        <w:rPr>
          <w:b/>
          <w:bCs/>
        </w:rPr>
        <w:t>Wireless Networking</w:t>
      </w:r>
      <w:r>
        <w:t xml:space="preserve"> </w:t>
      </w:r>
    </w:p>
    <w:p w14:paraId="25FDE914" w14:textId="0474CE27" w:rsidR="000B338A" w:rsidRDefault="009443AA" w:rsidP="00E41315">
      <w:pPr>
        <w:pStyle w:val="ListParagraph"/>
        <w:numPr>
          <w:ilvl w:val="0"/>
          <w:numId w:val="25"/>
        </w:numPr>
        <w:spacing w:after="0"/>
      </w:pPr>
      <w:r>
        <w:t>Utilizes</w:t>
      </w:r>
      <w:r w:rsidR="000B338A">
        <w:t xml:space="preserve"> radio frequency </w:t>
      </w:r>
      <w:r w:rsidR="00124F75">
        <w:t xml:space="preserve">(RF) connections between nodes and networks like telecommunication networks. </w:t>
      </w:r>
    </w:p>
    <w:p w14:paraId="0A5E8BFF" w14:textId="393AF60B" w:rsidR="00124F75" w:rsidRDefault="000B338A" w:rsidP="00E41315">
      <w:pPr>
        <w:pStyle w:val="ListParagraph"/>
        <w:numPr>
          <w:ilvl w:val="0"/>
          <w:numId w:val="25"/>
        </w:numPr>
        <w:spacing w:after="0"/>
      </w:pPr>
      <w:r>
        <w:t>A</w:t>
      </w:r>
      <w:r w:rsidR="00124F75">
        <w:t xml:space="preserve">llows open-source platforms like </w:t>
      </w:r>
      <w:proofErr w:type="spellStart"/>
      <w:r w:rsidR="00124F75">
        <w:t>tasmota</w:t>
      </w:r>
      <w:proofErr w:type="spellEnd"/>
      <w:r w:rsidR="00124F75">
        <w:t xml:space="preserve"> or web servers like node red to operate using a wireless network such as Hotspot network connection or House network connection.</w:t>
      </w:r>
    </w:p>
    <w:p w14:paraId="682D6428" w14:textId="77777777" w:rsidR="00124F75" w:rsidRDefault="00124F75" w:rsidP="00124F75">
      <w:pPr>
        <w:spacing w:after="0"/>
      </w:pPr>
    </w:p>
    <w:p w14:paraId="6A0F9E63" w14:textId="59EC5DD8" w:rsidR="000B338A" w:rsidRDefault="00124F75" w:rsidP="00124F75">
      <w:pPr>
        <w:spacing w:after="0"/>
        <w:rPr>
          <w:b/>
          <w:bCs/>
        </w:rPr>
      </w:pPr>
      <w:r w:rsidRPr="008072ED">
        <w:rPr>
          <w:b/>
          <w:bCs/>
        </w:rPr>
        <w:t xml:space="preserve">SPI </w:t>
      </w:r>
      <w:r w:rsidR="000B338A">
        <w:rPr>
          <w:b/>
          <w:bCs/>
        </w:rPr>
        <w:t>(Serial Peripheral Interface)</w:t>
      </w:r>
    </w:p>
    <w:p w14:paraId="39D88891" w14:textId="42FBE2D1" w:rsidR="00E706A2" w:rsidRDefault="000B338A" w:rsidP="00E41315">
      <w:pPr>
        <w:pStyle w:val="ListParagraph"/>
        <w:numPr>
          <w:ilvl w:val="0"/>
          <w:numId w:val="26"/>
        </w:numPr>
        <w:spacing w:after="0"/>
      </w:pPr>
      <w:r w:rsidRPr="000B338A">
        <w:t>Synchronous serial communication interface used for short-distance communication in embedded systems.</w:t>
      </w:r>
      <w:r w:rsidR="00124F75">
        <w:t xml:space="preserve"> </w:t>
      </w:r>
    </w:p>
    <w:p w14:paraId="7F258A5D" w14:textId="77777777" w:rsidR="00E706A2" w:rsidRDefault="00E706A2" w:rsidP="00E41315">
      <w:pPr>
        <w:pStyle w:val="ListParagraph"/>
        <w:numPr>
          <w:ilvl w:val="0"/>
          <w:numId w:val="26"/>
        </w:numPr>
        <w:spacing w:after="0"/>
      </w:pPr>
      <w:r>
        <w:t>It operates as a master-slave protocol, facilitating straightforward interactions between microcontrollers.</w:t>
      </w:r>
    </w:p>
    <w:p w14:paraId="313F6405" w14:textId="5E3A0E9D" w:rsidR="00E706A2" w:rsidRDefault="00E706A2" w:rsidP="00E41315">
      <w:pPr>
        <w:pStyle w:val="ListParagraph"/>
        <w:numPr>
          <w:ilvl w:val="0"/>
          <w:numId w:val="26"/>
        </w:numPr>
        <w:spacing w:after="0"/>
      </w:pPr>
      <w:r>
        <w:lastRenderedPageBreak/>
        <w:t>SPI includes clock and data lines, along with a select line, for efficient communication.</w:t>
      </w:r>
    </w:p>
    <w:p w14:paraId="29C963A2" w14:textId="77777777" w:rsidR="00124F75" w:rsidRDefault="00124F75" w:rsidP="00124F75">
      <w:pPr>
        <w:spacing w:after="0"/>
      </w:pPr>
    </w:p>
    <w:p w14:paraId="544EF656" w14:textId="47D83929" w:rsidR="00124F75" w:rsidRDefault="00124F75" w:rsidP="00124F75">
      <w:pPr>
        <w:spacing w:after="0"/>
        <w:rPr>
          <w:rFonts w:ascii="Calibri" w:eastAsia="Calibri" w:hAnsi="Calibri" w:cs="Calibri"/>
        </w:rPr>
      </w:pPr>
      <w:r w:rsidRPr="00762A74">
        <w:rPr>
          <w:rFonts w:ascii="Calibri" w:eastAsia="Calibri" w:hAnsi="Calibri" w:cs="Calibri"/>
          <w:noProof/>
        </w:rPr>
        <w:drawing>
          <wp:inline distT="0" distB="0" distL="0" distR="0" wp14:anchorId="3E46D451" wp14:editId="3E4BF2F4">
            <wp:extent cx="3036277" cy="1202508"/>
            <wp:effectExtent l="0" t="0" r="0" b="0"/>
            <wp:docPr id="159471707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7079" name="Picture 1" descr="A diagram of a computer program&#10;&#10;Description automatically generated with medium confidence"/>
                    <pic:cNvPicPr/>
                  </pic:nvPicPr>
                  <pic:blipFill>
                    <a:blip r:embed="rId15"/>
                    <a:stretch>
                      <a:fillRect/>
                    </a:stretch>
                  </pic:blipFill>
                  <pic:spPr>
                    <a:xfrm>
                      <a:off x="0" y="0"/>
                      <a:ext cx="3057090" cy="1210751"/>
                    </a:xfrm>
                    <a:prstGeom prst="rect">
                      <a:avLst/>
                    </a:prstGeom>
                  </pic:spPr>
                </pic:pic>
              </a:graphicData>
            </a:graphic>
          </wp:inline>
        </w:drawing>
      </w:r>
    </w:p>
    <w:p w14:paraId="561873E6" w14:textId="16F5B811" w:rsidR="008D7BDB" w:rsidRPr="008D7BDB" w:rsidRDefault="008D7BDB" w:rsidP="008D7BDB">
      <w:pPr>
        <w:pStyle w:val="Heading2"/>
        <w:rPr>
          <w:rFonts w:eastAsia="Calibri"/>
          <w:sz w:val="16"/>
          <w:szCs w:val="16"/>
        </w:rPr>
      </w:pPr>
      <w:r w:rsidRPr="008D7BDB">
        <w:rPr>
          <w:rFonts w:eastAsia="Calibri"/>
          <w:sz w:val="16"/>
          <w:szCs w:val="16"/>
        </w:rPr>
        <w:t>Figure 5 – SPI Breakdown</w:t>
      </w:r>
    </w:p>
    <w:p w14:paraId="744D12B0" w14:textId="77777777" w:rsidR="00124F75" w:rsidRDefault="00124F75" w:rsidP="00124F75">
      <w:pPr>
        <w:spacing w:after="0"/>
        <w:rPr>
          <w:rFonts w:ascii="Calibri" w:eastAsia="Calibri" w:hAnsi="Calibri" w:cs="Calibri"/>
        </w:rPr>
      </w:pPr>
    </w:p>
    <w:p w14:paraId="5DAE67CF" w14:textId="77777777" w:rsidR="00E706A2" w:rsidRDefault="00124F75" w:rsidP="00124F75">
      <w:pPr>
        <w:spacing w:after="0"/>
        <w:rPr>
          <w:rFonts w:ascii="Calibri" w:eastAsia="Calibri" w:hAnsi="Calibri" w:cs="Calibri"/>
        </w:rPr>
      </w:pPr>
      <w:r w:rsidRPr="00323374">
        <w:rPr>
          <w:rFonts w:ascii="Calibri" w:eastAsia="Calibri" w:hAnsi="Calibri" w:cs="Calibri"/>
          <w:b/>
          <w:bCs/>
        </w:rPr>
        <w:t>Microsoft Azure Cloud service</w:t>
      </w:r>
    </w:p>
    <w:p w14:paraId="74EB9354" w14:textId="2E375E6E" w:rsidR="00E706A2" w:rsidRPr="00E706A2" w:rsidRDefault="00E706A2" w:rsidP="00E41315">
      <w:pPr>
        <w:pStyle w:val="ListParagraph"/>
        <w:numPr>
          <w:ilvl w:val="0"/>
          <w:numId w:val="27"/>
        </w:numPr>
        <w:spacing w:after="0"/>
        <w:rPr>
          <w:rFonts w:ascii="Calibri" w:eastAsia="Calibri" w:hAnsi="Calibri" w:cs="Calibri"/>
        </w:rPr>
      </w:pPr>
      <w:r w:rsidRPr="00E706A2">
        <w:rPr>
          <w:rFonts w:ascii="Calibri" w:eastAsia="Calibri" w:hAnsi="Calibri" w:cs="Calibri"/>
        </w:rPr>
        <w:t>Platform used for secure data transmission and storage.</w:t>
      </w:r>
      <w:r w:rsidR="00124F75" w:rsidRPr="00E706A2">
        <w:rPr>
          <w:rFonts w:ascii="Calibri" w:eastAsia="Calibri" w:hAnsi="Calibri" w:cs="Calibri"/>
        </w:rPr>
        <w:t xml:space="preserve"> </w:t>
      </w:r>
    </w:p>
    <w:p w14:paraId="35C8D40B" w14:textId="55780218" w:rsidR="00124F75" w:rsidRPr="00E706A2" w:rsidRDefault="00E706A2" w:rsidP="00E41315">
      <w:pPr>
        <w:pStyle w:val="ListParagraph"/>
        <w:numPr>
          <w:ilvl w:val="0"/>
          <w:numId w:val="27"/>
        </w:numPr>
        <w:spacing w:after="0"/>
        <w:rPr>
          <w:rFonts w:ascii="Calibri" w:eastAsia="Calibri" w:hAnsi="Calibri" w:cs="Calibri"/>
        </w:rPr>
      </w:pPr>
      <w:r w:rsidRPr="00E706A2">
        <w:rPr>
          <w:rFonts w:ascii="Calibri" w:eastAsia="Calibri" w:hAnsi="Calibri" w:cs="Calibri"/>
        </w:rPr>
        <w:t>E</w:t>
      </w:r>
      <w:r w:rsidR="00124F75" w:rsidRPr="00E706A2">
        <w:rPr>
          <w:rFonts w:ascii="Calibri" w:eastAsia="Calibri" w:hAnsi="Calibri" w:cs="Calibri"/>
        </w:rPr>
        <w:t xml:space="preserve">nsures the secure and the data transfer process for improved overall system functionality.  </w:t>
      </w:r>
    </w:p>
    <w:p w14:paraId="661E5F67" w14:textId="6753A5DF" w:rsidR="00124F75" w:rsidRPr="0037059F" w:rsidRDefault="00124F75" w:rsidP="00124F75">
      <w:pPr>
        <w:spacing w:after="0"/>
        <w:rPr>
          <w:rFonts w:ascii="Calibri" w:eastAsia="Calibri" w:hAnsi="Calibri" w:cs="Calibri"/>
        </w:rPr>
      </w:pPr>
    </w:p>
    <w:p w14:paraId="363EE176" w14:textId="421CE676" w:rsidR="00124F75" w:rsidRDefault="00124F75" w:rsidP="00124F75">
      <w:pPr>
        <w:pStyle w:val="Heading1"/>
        <w:numPr>
          <w:ilvl w:val="0"/>
          <w:numId w:val="2"/>
        </w:numPr>
      </w:pPr>
      <w:bookmarkStart w:id="7" w:name="_Toc158429226"/>
      <w:r w:rsidRPr="00705E90">
        <w:t>System Architecture</w:t>
      </w:r>
      <w:bookmarkEnd w:id="7"/>
    </w:p>
    <w:p w14:paraId="4B5F61A3" w14:textId="76C30DD0" w:rsidR="003A5312" w:rsidRDefault="0087662D" w:rsidP="00D336B9">
      <w:pPr>
        <w:pStyle w:val="Heading2"/>
        <w:rPr>
          <w:noProof/>
        </w:rPr>
      </w:pPr>
      <w:r w:rsidRPr="00CD7013">
        <w:rPr>
          <w:rFonts w:eastAsia="Calibri"/>
          <w:noProof/>
          <w:sz w:val="22"/>
          <w:szCs w:val="22"/>
        </w:rPr>
        <w:t xml:space="preserve">2.1: </w:t>
      </w:r>
      <w:r w:rsidR="003D4431" w:rsidRPr="00CD7013">
        <w:rPr>
          <w:rFonts w:eastAsia="Calibri"/>
          <w:noProof/>
          <w:sz w:val="22"/>
          <w:szCs w:val="22"/>
        </w:rPr>
        <w:t>Health Monitoring System Block Diagram</w:t>
      </w:r>
    </w:p>
    <w:p w14:paraId="3226E542" w14:textId="5A2C1575" w:rsidR="002F6D05" w:rsidRPr="00D336B9" w:rsidRDefault="000B29A1" w:rsidP="00D336B9">
      <w:r w:rsidRPr="000B29A1">
        <w:rPr>
          <w:noProof/>
        </w:rPr>
        <w:drawing>
          <wp:inline distT="0" distB="0" distL="0" distR="0" wp14:anchorId="6840212A" wp14:editId="0B72B800">
            <wp:extent cx="4522304" cy="2400300"/>
            <wp:effectExtent l="0" t="0" r="0" b="0"/>
            <wp:docPr id="945061861"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61861" name="Picture 1" descr="A diagram of a company&#10;&#10;Description automatically generated with medium confidence"/>
                    <pic:cNvPicPr/>
                  </pic:nvPicPr>
                  <pic:blipFill>
                    <a:blip r:embed="rId16"/>
                    <a:stretch>
                      <a:fillRect/>
                    </a:stretch>
                  </pic:blipFill>
                  <pic:spPr>
                    <a:xfrm>
                      <a:off x="0" y="0"/>
                      <a:ext cx="4553983" cy="2417114"/>
                    </a:xfrm>
                    <a:prstGeom prst="rect">
                      <a:avLst/>
                    </a:prstGeom>
                  </pic:spPr>
                </pic:pic>
              </a:graphicData>
            </a:graphic>
          </wp:inline>
        </w:drawing>
      </w:r>
    </w:p>
    <w:p w14:paraId="1A65F692" w14:textId="13EB9FF1" w:rsidR="00A37705" w:rsidRPr="00A37705" w:rsidRDefault="00A37705" w:rsidP="00A37705">
      <w:pPr>
        <w:pStyle w:val="Heading2"/>
        <w:rPr>
          <w:rFonts w:eastAsia="Calibri"/>
          <w:sz w:val="16"/>
          <w:szCs w:val="16"/>
        </w:rPr>
      </w:pPr>
      <w:r w:rsidRPr="00A37705">
        <w:rPr>
          <w:rFonts w:eastAsia="Calibri"/>
          <w:noProof/>
          <w:sz w:val="16"/>
          <w:szCs w:val="16"/>
        </w:rPr>
        <w:t>Figure 6 – Block diagram of the Health project</w:t>
      </w:r>
    </w:p>
    <w:p w14:paraId="0CBD7247" w14:textId="77777777" w:rsidR="00124F75" w:rsidRDefault="00124F75" w:rsidP="00124F75">
      <w:pPr>
        <w:spacing w:after="0"/>
        <w:rPr>
          <w:rFonts w:ascii="Calibri" w:eastAsia="Calibri" w:hAnsi="Calibri" w:cs="Calibri"/>
        </w:rPr>
      </w:pPr>
    </w:p>
    <w:p w14:paraId="23B7C43A" w14:textId="67ADE6C7" w:rsidR="00D84FF1" w:rsidRPr="00CD7013" w:rsidRDefault="0031176C" w:rsidP="00CD7013">
      <w:pPr>
        <w:pStyle w:val="Heading2"/>
        <w:rPr>
          <w:rFonts w:eastAsia="Calibri"/>
          <w:sz w:val="22"/>
          <w:szCs w:val="22"/>
        </w:rPr>
      </w:pPr>
      <w:bookmarkStart w:id="8" w:name="_Toc158429227"/>
      <w:r w:rsidRPr="00CD7013">
        <w:rPr>
          <w:rFonts w:eastAsia="Calibri"/>
          <w:sz w:val="22"/>
          <w:szCs w:val="22"/>
        </w:rPr>
        <w:t>2.</w:t>
      </w:r>
      <w:r w:rsidR="00642ABA" w:rsidRPr="00CD7013">
        <w:rPr>
          <w:rFonts w:eastAsia="Calibri"/>
          <w:sz w:val="22"/>
          <w:szCs w:val="22"/>
        </w:rPr>
        <w:t>2</w:t>
      </w:r>
      <w:r w:rsidRPr="00CD7013">
        <w:rPr>
          <w:rFonts w:eastAsia="Calibri"/>
          <w:sz w:val="22"/>
          <w:szCs w:val="22"/>
        </w:rPr>
        <w:t xml:space="preserve">: </w:t>
      </w:r>
      <w:r w:rsidR="00346904" w:rsidRPr="00CD7013">
        <w:rPr>
          <w:rFonts w:eastAsia="Calibri"/>
          <w:sz w:val="22"/>
          <w:szCs w:val="22"/>
        </w:rPr>
        <w:t xml:space="preserve">Components </w:t>
      </w:r>
      <w:r w:rsidR="00E0177F" w:rsidRPr="00CD7013">
        <w:rPr>
          <w:rFonts w:eastAsia="Calibri"/>
          <w:sz w:val="22"/>
          <w:szCs w:val="22"/>
        </w:rPr>
        <w:t>Description</w:t>
      </w:r>
      <w:r w:rsidR="00124F75" w:rsidRPr="00CD7013">
        <w:rPr>
          <w:rFonts w:eastAsia="Calibri"/>
          <w:sz w:val="22"/>
          <w:szCs w:val="22"/>
        </w:rPr>
        <w:t>:</w:t>
      </w:r>
      <w:bookmarkEnd w:id="8"/>
    </w:p>
    <w:p w14:paraId="5FE506BB" w14:textId="17258633" w:rsidR="00D84FF1" w:rsidRPr="00D84FF1" w:rsidRDefault="00D84FF1" w:rsidP="00D84FF1">
      <w:pPr>
        <w:spacing w:after="0"/>
        <w:rPr>
          <w:rFonts w:ascii="Calibri" w:eastAsia="Calibri" w:hAnsi="Calibri" w:cs="Calibri"/>
          <w:b/>
          <w:bCs/>
        </w:rPr>
      </w:pPr>
      <w:r w:rsidRPr="00D84FF1">
        <w:rPr>
          <w:rFonts w:ascii="Calibri" w:eastAsia="Calibri" w:hAnsi="Calibri" w:cs="Calibri"/>
          <w:b/>
          <w:bCs/>
        </w:rPr>
        <w:t>DS18B20 Digital Temperature Sensor:</w:t>
      </w:r>
    </w:p>
    <w:p w14:paraId="70402932" w14:textId="77777777" w:rsidR="00D84FF1" w:rsidRPr="00D84FF1" w:rsidRDefault="00D84FF1" w:rsidP="00D84FF1">
      <w:pPr>
        <w:pStyle w:val="ListParagraph"/>
        <w:numPr>
          <w:ilvl w:val="0"/>
          <w:numId w:val="9"/>
        </w:numPr>
        <w:spacing w:after="0"/>
        <w:rPr>
          <w:rFonts w:ascii="Calibri" w:eastAsia="Calibri" w:hAnsi="Calibri" w:cs="Calibri"/>
        </w:rPr>
      </w:pPr>
      <w:r w:rsidRPr="00D84FF1">
        <w:rPr>
          <w:rFonts w:ascii="Calibri" w:eastAsia="Calibri" w:hAnsi="Calibri" w:cs="Calibri"/>
        </w:rPr>
        <w:t>Measures the body temperature of the patient by inserting a silver tube (probe) in the patient's mouth.</w:t>
      </w:r>
    </w:p>
    <w:p w14:paraId="68794744" w14:textId="0F0E11A2" w:rsidR="00D84FF1" w:rsidRPr="00D84FF1" w:rsidRDefault="00D84FF1" w:rsidP="00D84FF1">
      <w:pPr>
        <w:pStyle w:val="ListParagraph"/>
        <w:numPr>
          <w:ilvl w:val="0"/>
          <w:numId w:val="9"/>
        </w:numPr>
        <w:spacing w:after="0"/>
        <w:rPr>
          <w:rFonts w:ascii="Calibri" w:eastAsia="Calibri" w:hAnsi="Calibri" w:cs="Calibri"/>
        </w:rPr>
      </w:pPr>
      <w:r w:rsidRPr="00D84FF1">
        <w:rPr>
          <w:rFonts w:ascii="Calibri" w:eastAsia="Calibri" w:hAnsi="Calibri" w:cs="Calibri"/>
        </w:rPr>
        <w:t>Connected to the ESP</w:t>
      </w:r>
      <w:r w:rsidR="000B29A1">
        <w:rPr>
          <w:rFonts w:ascii="Calibri" w:eastAsia="Calibri" w:hAnsi="Calibri" w:cs="Calibri"/>
        </w:rPr>
        <w:t>8266</w:t>
      </w:r>
      <w:r w:rsidRPr="00D84FF1">
        <w:rPr>
          <w:rFonts w:ascii="Calibri" w:eastAsia="Calibri" w:hAnsi="Calibri" w:cs="Calibri"/>
        </w:rPr>
        <w:t xml:space="preserve"> microcontroller chip via a </w:t>
      </w:r>
      <w:r w:rsidR="000B29A1">
        <w:rPr>
          <w:rFonts w:ascii="Calibri" w:eastAsia="Calibri" w:hAnsi="Calibri" w:cs="Calibri"/>
        </w:rPr>
        <w:t>4.7</w:t>
      </w:r>
      <w:r w:rsidRPr="00D84FF1">
        <w:rPr>
          <w:rFonts w:ascii="Calibri" w:eastAsia="Calibri" w:hAnsi="Calibri" w:cs="Calibri"/>
        </w:rPr>
        <w:t>k ohm resistor.</w:t>
      </w:r>
    </w:p>
    <w:p w14:paraId="0FAFEF52" w14:textId="77777777" w:rsidR="00D84FF1" w:rsidRDefault="00D84FF1" w:rsidP="00D84FF1">
      <w:pPr>
        <w:pStyle w:val="ListParagraph"/>
        <w:numPr>
          <w:ilvl w:val="0"/>
          <w:numId w:val="9"/>
        </w:numPr>
        <w:spacing w:after="0"/>
        <w:rPr>
          <w:rFonts w:ascii="Calibri" w:eastAsia="Calibri" w:hAnsi="Calibri" w:cs="Calibri"/>
        </w:rPr>
      </w:pPr>
      <w:r w:rsidRPr="00D84FF1">
        <w:rPr>
          <w:rFonts w:ascii="Calibri" w:eastAsia="Calibri" w:hAnsi="Calibri" w:cs="Calibri"/>
        </w:rPr>
        <w:t>Accuracy: ±0.5°C from temperature readings of -10°C to +85°C.</w:t>
      </w:r>
    </w:p>
    <w:p w14:paraId="05D4BFF5" w14:textId="13BD02E8" w:rsidR="00093AEF" w:rsidRDefault="00C31232" w:rsidP="00093AEF">
      <w:pPr>
        <w:spacing w:after="0"/>
        <w:rPr>
          <w:rStyle w:val="Heading1Char"/>
          <w:sz w:val="18"/>
          <w:szCs w:val="18"/>
        </w:rPr>
      </w:pPr>
      <w:r w:rsidRPr="00C31232">
        <w:rPr>
          <w:rFonts w:ascii="Calibri" w:eastAsia="Calibri" w:hAnsi="Calibri" w:cs="Calibri"/>
          <w:noProof/>
        </w:rPr>
        <w:lastRenderedPageBreak/>
        <w:drawing>
          <wp:inline distT="0" distB="0" distL="0" distR="0" wp14:anchorId="55DDB5FF" wp14:editId="77E914EC">
            <wp:extent cx="2745994" cy="1536700"/>
            <wp:effectExtent l="0" t="0" r="0" b="6350"/>
            <wp:docPr id="516439110" name="Picture 1" descr="A diagram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39110" name="Picture 1" descr="A diagram of a transistor&#10;&#10;Description automatically generated"/>
                    <pic:cNvPicPr/>
                  </pic:nvPicPr>
                  <pic:blipFill>
                    <a:blip r:embed="rId17"/>
                    <a:stretch>
                      <a:fillRect/>
                    </a:stretch>
                  </pic:blipFill>
                  <pic:spPr>
                    <a:xfrm>
                      <a:off x="0" y="0"/>
                      <a:ext cx="2763668" cy="1546590"/>
                    </a:xfrm>
                    <a:prstGeom prst="rect">
                      <a:avLst/>
                    </a:prstGeom>
                  </pic:spPr>
                </pic:pic>
              </a:graphicData>
            </a:graphic>
          </wp:inline>
        </w:drawing>
      </w:r>
      <w:r>
        <w:rPr>
          <w:sz w:val="16"/>
          <w:szCs w:val="16"/>
        </w:rPr>
        <w:t xml:space="preserve">                                                                                                                                         </w:t>
      </w:r>
      <w:r w:rsidR="00A37705" w:rsidRPr="00C31232">
        <w:rPr>
          <w:rStyle w:val="Heading1Char"/>
          <w:sz w:val="18"/>
          <w:szCs w:val="18"/>
        </w:rPr>
        <w:t>Figure 7 -</w:t>
      </w:r>
      <w:r w:rsidR="00FF0BB3" w:rsidRPr="00C31232">
        <w:rPr>
          <w:rStyle w:val="Heading1Char"/>
          <w:sz w:val="18"/>
          <w:szCs w:val="18"/>
        </w:rPr>
        <w:t xml:space="preserve"> </w:t>
      </w:r>
      <w:r w:rsidR="00982D08" w:rsidRPr="00C31232">
        <w:rPr>
          <w:rStyle w:val="Heading1Char"/>
          <w:sz w:val="18"/>
          <w:szCs w:val="18"/>
        </w:rPr>
        <w:t>DS18B20 Temperature Sensor</w:t>
      </w:r>
      <w:r w:rsidR="00FF0BB3" w:rsidRPr="00C31232">
        <w:rPr>
          <w:rStyle w:val="Heading1Char"/>
          <w:sz w:val="18"/>
          <w:szCs w:val="18"/>
        </w:rPr>
        <w:t xml:space="preserve"> Pinout</w:t>
      </w:r>
    </w:p>
    <w:p w14:paraId="0F6B6BB8" w14:textId="77777777" w:rsidR="00D336B9" w:rsidRPr="00D336B9" w:rsidRDefault="00D336B9" w:rsidP="00093AEF">
      <w:pPr>
        <w:spacing w:after="0"/>
        <w:rPr>
          <w:rFonts w:asciiTheme="majorHAnsi" w:eastAsiaTheme="majorEastAsia" w:hAnsiTheme="majorHAnsi" w:cstheme="majorBidi"/>
          <w:color w:val="2F5496" w:themeColor="accent1" w:themeShade="BF"/>
          <w:sz w:val="18"/>
          <w:szCs w:val="18"/>
        </w:rPr>
      </w:pPr>
    </w:p>
    <w:p w14:paraId="56AFFD2E" w14:textId="2EC7EC99" w:rsidR="00187303" w:rsidRDefault="00187303" w:rsidP="00187303">
      <w:pPr>
        <w:spacing w:after="0"/>
      </w:pPr>
      <w:r w:rsidRPr="00187303">
        <w:rPr>
          <w:noProof/>
        </w:rPr>
        <w:drawing>
          <wp:inline distT="0" distB="0" distL="0" distR="0" wp14:anchorId="0AFC422C" wp14:editId="2C99A42E">
            <wp:extent cx="2490788" cy="2734641"/>
            <wp:effectExtent l="0" t="0" r="5080" b="8890"/>
            <wp:docPr id="1802815095"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5095" name="Picture 1" descr="A circuit board with wires&#10;&#10;Description automatically generated"/>
                    <pic:cNvPicPr/>
                  </pic:nvPicPr>
                  <pic:blipFill>
                    <a:blip r:embed="rId18"/>
                    <a:stretch>
                      <a:fillRect/>
                    </a:stretch>
                  </pic:blipFill>
                  <pic:spPr>
                    <a:xfrm>
                      <a:off x="0" y="0"/>
                      <a:ext cx="2498681" cy="2743307"/>
                    </a:xfrm>
                    <a:prstGeom prst="rect">
                      <a:avLst/>
                    </a:prstGeom>
                  </pic:spPr>
                </pic:pic>
              </a:graphicData>
            </a:graphic>
          </wp:inline>
        </w:drawing>
      </w:r>
    </w:p>
    <w:p w14:paraId="30C0F8B3" w14:textId="77777777" w:rsidR="00187303" w:rsidRDefault="00187303" w:rsidP="00187303">
      <w:pPr>
        <w:pStyle w:val="Heading2"/>
        <w:rPr>
          <w:rFonts w:eastAsia="Calibri"/>
          <w:sz w:val="16"/>
          <w:szCs w:val="16"/>
        </w:rPr>
      </w:pPr>
      <w:r w:rsidRPr="00ED77CA">
        <w:rPr>
          <w:rFonts w:eastAsia="Calibri"/>
          <w:sz w:val="16"/>
          <w:szCs w:val="16"/>
        </w:rPr>
        <w:t xml:space="preserve">Figure 9 - </w:t>
      </w:r>
      <w:r>
        <w:rPr>
          <w:rFonts w:eastAsia="Calibri"/>
          <w:sz w:val="16"/>
          <w:szCs w:val="16"/>
        </w:rPr>
        <w:t>B</w:t>
      </w:r>
      <w:r w:rsidRPr="00ED77CA">
        <w:rPr>
          <w:rFonts w:eastAsia="Calibri"/>
          <w:sz w:val="16"/>
          <w:szCs w:val="16"/>
        </w:rPr>
        <w:t xml:space="preserve">readboard connection for temperature sensor and </w:t>
      </w:r>
      <w:r>
        <w:rPr>
          <w:rFonts w:eastAsia="Calibri"/>
          <w:sz w:val="16"/>
          <w:szCs w:val="16"/>
        </w:rPr>
        <w:t>ESP8266</w:t>
      </w:r>
    </w:p>
    <w:p w14:paraId="36F4A0B9" w14:textId="77777777" w:rsidR="001F059B" w:rsidRPr="001F059B" w:rsidRDefault="001F059B" w:rsidP="001F059B"/>
    <w:p w14:paraId="1323A5F2" w14:textId="0E27ACFC" w:rsidR="000B6AED" w:rsidRDefault="000B6AED" w:rsidP="000B6AED">
      <w:r w:rsidRPr="000B6AED">
        <w:rPr>
          <w:noProof/>
        </w:rPr>
        <w:drawing>
          <wp:inline distT="0" distB="0" distL="0" distR="0" wp14:anchorId="2324023C" wp14:editId="1DAF3108">
            <wp:extent cx="2016839" cy="2108200"/>
            <wp:effectExtent l="0" t="0" r="2540" b="6350"/>
            <wp:docPr id="12459146" name="Picture 1"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146" name="Picture 1" descr="A screen shot of a device&#10;&#10;Description automatically generated"/>
                    <pic:cNvPicPr/>
                  </pic:nvPicPr>
                  <pic:blipFill>
                    <a:blip r:embed="rId19"/>
                    <a:stretch>
                      <a:fillRect/>
                    </a:stretch>
                  </pic:blipFill>
                  <pic:spPr>
                    <a:xfrm>
                      <a:off x="0" y="0"/>
                      <a:ext cx="2024532" cy="2116242"/>
                    </a:xfrm>
                    <a:prstGeom prst="rect">
                      <a:avLst/>
                    </a:prstGeom>
                  </pic:spPr>
                </pic:pic>
              </a:graphicData>
            </a:graphic>
          </wp:inline>
        </w:drawing>
      </w:r>
    </w:p>
    <w:p w14:paraId="509831B6" w14:textId="5E2C7A2D" w:rsidR="001F059B" w:rsidRDefault="001F059B" w:rsidP="001F059B">
      <w:pPr>
        <w:pStyle w:val="Heading2"/>
        <w:rPr>
          <w:rFonts w:eastAsia="Calibri"/>
          <w:sz w:val="16"/>
          <w:szCs w:val="16"/>
        </w:rPr>
      </w:pPr>
      <w:r w:rsidRPr="00ED77CA">
        <w:rPr>
          <w:rFonts w:eastAsia="Calibri"/>
          <w:sz w:val="16"/>
          <w:szCs w:val="16"/>
        </w:rPr>
        <w:t xml:space="preserve">Figure </w:t>
      </w:r>
      <w:r>
        <w:rPr>
          <w:rFonts w:eastAsia="Calibri"/>
          <w:sz w:val="16"/>
          <w:szCs w:val="16"/>
        </w:rPr>
        <w:t>10</w:t>
      </w:r>
      <w:r w:rsidRPr="00ED77CA">
        <w:rPr>
          <w:rFonts w:eastAsia="Calibri"/>
          <w:sz w:val="16"/>
          <w:szCs w:val="16"/>
        </w:rPr>
        <w:t xml:space="preserve"> </w:t>
      </w:r>
      <w:r>
        <w:rPr>
          <w:rFonts w:eastAsia="Calibri"/>
          <w:sz w:val="16"/>
          <w:szCs w:val="16"/>
        </w:rPr>
        <w:t>–</w:t>
      </w:r>
      <w:r w:rsidRPr="00ED77CA">
        <w:rPr>
          <w:rFonts w:eastAsia="Calibri"/>
          <w:sz w:val="16"/>
          <w:szCs w:val="16"/>
        </w:rPr>
        <w:t xml:space="preserve"> </w:t>
      </w:r>
      <w:proofErr w:type="spellStart"/>
      <w:r>
        <w:rPr>
          <w:rFonts w:eastAsia="Calibri"/>
          <w:sz w:val="16"/>
          <w:szCs w:val="16"/>
        </w:rPr>
        <w:t>Tasmota</w:t>
      </w:r>
      <w:proofErr w:type="spellEnd"/>
      <w:r>
        <w:rPr>
          <w:rFonts w:eastAsia="Calibri"/>
          <w:sz w:val="16"/>
          <w:szCs w:val="16"/>
        </w:rPr>
        <w:t xml:space="preserve"> connection for the temperature</w:t>
      </w:r>
      <w:r w:rsidRPr="00ED77CA">
        <w:rPr>
          <w:rFonts w:eastAsia="Calibri"/>
          <w:sz w:val="16"/>
          <w:szCs w:val="16"/>
        </w:rPr>
        <w:t xml:space="preserve"> sensor</w:t>
      </w:r>
    </w:p>
    <w:p w14:paraId="1C825F8C" w14:textId="77777777" w:rsidR="001F059B" w:rsidRPr="000B6AED" w:rsidRDefault="001F059B" w:rsidP="000B6AED"/>
    <w:p w14:paraId="33B9EA9F" w14:textId="77777777" w:rsidR="00A37705" w:rsidRDefault="00A37705" w:rsidP="00E67A2A">
      <w:pPr>
        <w:spacing w:after="0"/>
        <w:rPr>
          <w:rFonts w:ascii="Calibri" w:eastAsia="Calibri" w:hAnsi="Calibri" w:cs="Calibri"/>
        </w:rPr>
      </w:pPr>
    </w:p>
    <w:p w14:paraId="1A9C7D92" w14:textId="77777777" w:rsidR="00187303" w:rsidRPr="00E67A2A" w:rsidRDefault="00187303" w:rsidP="00E67A2A">
      <w:pPr>
        <w:spacing w:after="0"/>
        <w:rPr>
          <w:rFonts w:ascii="Calibri" w:eastAsia="Calibri" w:hAnsi="Calibri" w:cs="Calibri"/>
        </w:rPr>
      </w:pPr>
    </w:p>
    <w:p w14:paraId="14A9D011" w14:textId="1828A6C7" w:rsidR="00D84FF1" w:rsidRPr="00D84FF1" w:rsidRDefault="00E77460" w:rsidP="00D84FF1">
      <w:pPr>
        <w:spacing w:after="0"/>
        <w:rPr>
          <w:rFonts w:ascii="Calibri" w:eastAsia="Calibri" w:hAnsi="Calibri" w:cs="Calibri"/>
        </w:rPr>
      </w:pPr>
      <w:r w:rsidRPr="00FC4E60">
        <w:rPr>
          <w:b/>
          <w:bCs/>
        </w:rPr>
        <w:lastRenderedPageBreak/>
        <w:t>SEN0203</w:t>
      </w:r>
      <w:r>
        <w:t xml:space="preserve"> </w:t>
      </w:r>
      <w:r w:rsidRPr="00D84FF1">
        <w:rPr>
          <w:rFonts w:ascii="Calibri" w:eastAsia="Calibri" w:hAnsi="Calibri" w:cs="Calibri"/>
          <w:b/>
          <w:bCs/>
        </w:rPr>
        <w:t>–</w:t>
      </w:r>
      <w:r w:rsidR="00D84FF1" w:rsidRPr="00D84FF1">
        <w:rPr>
          <w:rFonts w:ascii="Calibri" w:eastAsia="Calibri" w:hAnsi="Calibri" w:cs="Calibri"/>
          <w:b/>
          <w:bCs/>
        </w:rPr>
        <w:t xml:space="preserve"> </w:t>
      </w:r>
      <w:r w:rsidR="00D84FF1" w:rsidRPr="00CE44E8">
        <w:rPr>
          <w:b/>
          <w:bCs/>
        </w:rPr>
        <w:t xml:space="preserve">Heart rate sensor </w:t>
      </w:r>
    </w:p>
    <w:p w14:paraId="2FDE2066" w14:textId="48EB38B8" w:rsidR="00D84FF1" w:rsidRPr="00D84FF1" w:rsidRDefault="00D84FF1" w:rsidP="00D84FF1">
      <w:pPr>
        <w:pStyle w:val="ListParagraph"/>
        <w:numPr>
          <w:ilvl w:val="0"/>
          <w:numId w:val="10"/>
        </w:numPr>
        <w:spacing w:after="0"/>
        <w:rPr>
          <w:rFonts w:ascii="Calibri" w:eastAsia="Calibri" w:hAnsi="Calibri" w:cs="Calibri"/>
        </w:rPr>
      </w:pPr>
      <w:r w:rsidRPr="00D84FF1">
        <w:rPr>
          <w:rFonts w:ascii="Calibri" w:eastAsia="Calibri" w:hAnsi="Calibri" w:cs="Calibri"/>
        </w:rPr>
        <w:t xml:space="preserve">Measures </w:t>
      </w:r>
      <w:r w:rsidR="0013013F">
        <w:rPr>
          <w:rFonts w:ascii="Calibri" w:eastAsia="Calibri" w:hAnsi="Calibri" w:cs="Calibri"/>
        </w:rPr>
        <w:t xml:space="preserve">heart rate </w:t>
      </w:r>
      <w:r w:rsidRPr="00D84FF1">
        <w:rPr>
          <w:rFonts w:ascii="Calibri" w:eastAsia="Calibri" w:hAnsi="Calibri" w:cs="Calibri"/>
        </w:rPr>
        <w:t>of the patient.</w:t>
      </w:r>
    </w:p>
    <w:p w14:paraId="778DC523" w14:textId="20A0E602" w:rsidR="00D84FF1" w:rsidRPr="00D84FF1" w:rsidRDefault="00D84FF1" w:rsidP="00D84FF1">
      <w:pPr>
        <w:pStyle w:val="ListParagraph"/>
        <w:numPr>
          <w:ilvl w:val="0"/>
          <w:numId w:val="10"/>
        </w:numPr>
        <w:spacing w:after="0"/>
        <w:rPr>
          <w:rFonts w:ascii="Calibri" w:eastAsia="Calibri" w:hAnsi="Calibri" w:cs="Calibri"/>
        </w:rPr>
      </w:pPr>
      <w:r w:rsidRPr="00D84FF1">
        <w:rPr>
          <w:rFonts w:ascii="Calibri" w:eastAsia="Calibri" w:hAnsi="Calibri" w:cs="Calibri"/>
        </w:rPr>
        <w:t xml:space="preserve">Utilizes </w:t>
      </w:r>
      <w:r w:rsidR="00C80D84">
        <w:rPr>
          <w:rFonts w:ascii="Calibri" w:eastAsia="Calibri" w:hAnsi="Calibri" w:cs="Calibri"/>
        </w:rPr>
        <w:t>to be a</w:t>
      </w:r>
      <w:r w:rsidR="00C80D84">
        <w:t xml:space="preserve"> thumb-sized heart rate </w:t>
      </w:r>
      <w:r w:rsidR="00717C7C">
        <w:t>monitor, it</w:t>
      </w:r>
      <w:r w:rsidR="006E4E9B">
        <w:t xml:space="preserve"> can </w:t>
      </w:r>
      <w:r w:rsidR="00717C7C">
        <w:t>be wrapped</w:t>
      </w:r>
      <w:r w:rsidR="006E4E9B">
        <w:t xml:space="preserve"> </w:t>
      </w:r>
      <w:r w:rsidR="00D162ED">
        <w:t xml:space="preserve">around </w:t>
      </w:r>
      <w:proofErr w:type="gramStart"/>
      <w:r w:rsidR="00D162ED">
        <w:t>the  finger</w:t>
      </w:r>
      <w:proofErr w:type="gramEnd"/>
      <w:r w:rsidR="00D162ED">
        <w:t>, wrist, earlobe or other areas where it has contact with the skin.</w:t>
      </w:r>
    </w:p>
    <w:p w14:paraId="14D0D8FD" w14:textId="310935C5" w:rsidR="00D84FF1" w:rsidRPr="00D84FF1" w:rsidRDefault="00D84FF1" w:rsidP="00D84FF1">
      <w:pPr>
        <w:pStyle w:val="ListParagraph"/>
        <w:numPr>
          <w:ilvl w:val="0"/>
          <w:numId w:val="10"/>
        </w:numPr>
        <w:spacing w:after="0"/>
        <w:rPr>
          <w:rFonts w:ascii="Calibri" w:eastAsia="Calibri" w:hAnsi="Calibri" w:cs="Calibri"/>
        </w:rPr>
      </w:pPr>
      <w:r w:rsidRPr="00D84FF1">
        <w:rPr>
          <w:rFonts w:ascii="Calibri" w:eastAsia="Calibri" w:hAnsi="Calibri" w:cs="Calibri"/>
        </w:rPr>
        <w:t>Calculates</w:t>
      </w:r>
      <w:r w:rsidR="00B235F7">
        <w:rPr>
          <w:rFonts w:ascii="Calibri" w:eastAsia="Calibri" w:hAnsi="Calibri" w:cs="Calibri"/>
        </w:rPr>
        <w:t xml:space="preserve"> a simple </w:t>
      </w:r>
      <w:r w:rsidR="00717C7C">
        <w:rPr>
          <w:rFonts w:ascii="Calibri" w:eastAsia="Calibri" w:hAnsi="Calibri" w:cs="Calibri"/>
        </w:rPr>
        <w:t>and low-cost</w:t>
      </w:r>
      <w:r w:rsidR="00B235F7">
        <w:rPr>
          <w:rFonts w:ascii="Calibri" w:eastAsia="Calibri" w:hAnsi="Calibri" w:cs="Calibri"/>
        </w:rPr>
        <w:t xml:space="preserve"> optical technique </w:t>
      </w:r>
      <w:r w:rsidR="008311B6">
        <w:rPr>
          <w:rFonts w:ascii="Calibri" w:eastAsia="Calibri" w:hAnsi="Calibri" w:cs="Calibri"/>
        </w:rPr>
        <w:t xml:space="preserve">to detect blood volume changing in the tissues of the </w:t>
      </w:r>
      <w:r w:rsidR="00717C7C">
        <w:rPr>
          <w:rFonts w:ascii="Calibri" w:eastAsia="Calibri" w:hAnsi="Calibri" w:cs="Calibri"/>
        </w:rPr>
        <w:t>patient’s</w:t>
      </w:r>
      <w:r w:rsidR="008311B6">
        <w:rPr>
          <w:rFonts w:ascii="Calibri" w:eastAsia="Calibri" w:hAnsi="Calibri" w:cs="Calibri"/>
        </w:rPr>
        <w:t xml:space="preserve"> body. </w:t>
      </w:r>
    </w:p>
    <w:p w14:paraId="2057708B" w14:textId="03BF78A4" w:rsidR="0013013F" w:rsidRPr="00022B18" w:rsidRDefault="00D84FF1" w:rsidP="007E5819">
      <w:pPr>
        <w:pStyle w:val="ListParagraph"/>
        <w:numPr>
          <w:ilvl w:val="0"/>
          <w:numId w:val="10"/>
        </w:numPr>
        <w:spacing w:after="0"/>
        <w:rPr>
          <w:rFonts w:ascii="Calibri" w:eastAsia="Calibri" w:hAnsi="Calibri" w:cs="Calibri"/>
        </w:rPr>
      </w:pPr>
      <w:r w:rsidRPr="003E4F3B">
        <w:rPr>
          <w:rFonts w:ascii="Calibri" w:eastAsia="Calibri" w:hAnsi="Calibri" w:cs="Calibri"/>
        </w:rPr>
        <w:t>Heart rate measure</w:t>
      </w:r>
      <w:r w:rsidR="003E4F3B">
        <w:rPr>
          <w:rFonts w:ascii="Calibri" w:eastAsia="Calibri" w:hAnsi="Calibri" w:cs="Calibri"/>
        </w:rPr>
        <w:t xml:space="preserve">s </w:t>
      </w:r>
      <w:r w:rsidR="00F24394">
        <w:rPr>
          <w:rFonts w:ascii="Calibri" w:eastAsia="Calibri" w:hAnsi="Calibri" w:cs="Calibri"/>
        </w:rPr>
        <w:t xml:space="preserve">techniques using the </w:t>
      </w:r>
      <w:r w:rsidR="00717C7C">
        <w:t>PPG (</w:t>
      </w:r>
      <w:proofErr w:type="spellStart"/>
      <w:r w:rsidR="00717C7C">
        <w:t>PhotoPlethysmoGraphy</w:t>
      </w:r>
      <w:proofErr w:type="spellEnd"/>
      <w:r w:rsidR="00717C7C">
        <w:t>) techniques.</w:t>
      </w:r>
    </w:p>
    <w:p w14:paraId="3C133A1A" w14:textId="4832FAC9" w:rsidR="00022B18" w:rsidRPr="00022B18" w:rsidRDefault="00022B18" w:rsidP="00022B18">
      <w:pPr>
        <w:spacing w:after="0"/>
        <w:rPr>
          <w:rFonts w:ascii="Calibri" w:eastAsia="Calibri" w:hAnsi="Calibri" w:cs="Calibri"/>
        </w:rPr>
      </w:pPr>
      <w:r w:rsidRPr="00022B18">
        <w:rPr>
          <w:rFonts w:ascii="Calibri" w:eastAsia="Calibri" w:hAnsi="Calibri" w:cs="Calibri"/>
          <w:noProof/>
        </w:rPr>
        <w:drawing>
          <wp:inline distT="0" distB="0" distL="0" distR="0" wp14:anchorId="66CBDB91" wp14:editId="4EDDAC36">
            <wp:extent cx="1956411" cy="1420906"/>
            <wp:effectExtent l="0" t="0" r="6350" b="8255"/>
            <wp:docPr id="840667620" name="Picture 1" descr="A close-up of a circuit board and a str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7620" name="Picture 1" descr="A close-up of a circuit board and a strap&#10;&#10;Description automatically generated"/>
                    <pic:cNvPicPr/>
                  </pic:nvPicPr>
                  <pic:blipFill>
                    <a:blip r:embed="rId20"/>
                    <a:stretch>
                      <a:fillRect/>
                    </a:stretch>
                  </pic:blipFill>
                  <pic:spPr>
                    <a:xfrm>
                      <a:off x="0" y="0"/>
                      <a:ext cx="1976358" cy="1435393"/>
                    </a:xfrm>
                    <a:prstGeom prst="rect">
                      <a:avLst/>
                    </a:prstGeom>
                  </pic:spPr>
                </pic:pic>
              </a:graphicData>
            </a:graphic>
          </wp:inline>
        </w:drawing>
      </w:r>
    </w:p>
    <w:p w14:paraId="615D16A0" w14:textId="77777777" w:rsidR="00717C7C" w:rsidRDefault="00717C7C" w:rsidP="0013013F">
      <w:pPr>
        <w:pStyle w:val="ListParagraph"/>
        <w:spacing w:after="0"/>
        <w:rPr>
          <w:rStyle w:val="Heading2Char"/>
          <w:sz w:val="16"/>
          <w:szCs w:val="16"/>
        </w:rPr>
      </w:pPr>
    </w:p>
    <w:p w14:paraId="1382F11B" w14:textId="6C485475" w:rsidR="00AF585F" w:rsidRDefault="00ED77CA" w:rsidP="0013013F">
      <w:pPr>
        <w:pStyle w:val="ListParagraph"/>
        <w:spacing w:after="0"/>
        <w:rPr>
          <w:rStyle w:val="Heading2Char"/>
          <w:sz w:val="16"/>
          <w:szCs w:val="16"/>
        </w:rPr>
      </w:pPr>
      <w:r w:rsidRPr="003A5312">
        <w:rPr>
          <w:rStyle w:val="Heading2Char"/>
          <w:sz w:val="16"/>
          <w:szCs w:val="16"/>
        </w:rPr>
        <w:t>Figure 1</w:t>
      </w:r>
      <w:r w:rsidR="001F059B" w:rsidRPr="003A5312">
        <w:rPr>
          <w:rStyle w:val="Heading2Char"/>
          <w:sz w:val="16"/>
          <w:szCs w:val="16"/>
        </w:rPr>
        <w:t>1</w:t>
      </w:r>
      <w:r w:rsidRPr="003A5312">
        <w:rPr>
          <w:rStyle w:val="Heading2Char"/>
          <w:sz w:val="16"/>
          <w:szCs w:val="16"/>
        </w:rPr>
        <w:t xml:space="preserve"> - </w:t>
      </w:r>
      <w:r w:rsidR="00FC4E60" w:rsidRPr="00D61011">
        <w:rPr>
          <w:rStyle w:val="Heading2Char"/>
          <w:sz w:val="16"/>
          <w:szCs w:val="16"/>
        </w:rPr>
        <w:t>SEN0203</w:t>
      </w:r>
      <w:r w:rsidR="00AF585F" w:rsidRPr="00D61011">
        <w:rPr>
          <w:rStyle w:val="Heading2Char"/>
          <w:sz w:val="16"/>
          <w:szCs w:val="16"/>
        </w:rPr>
        <w:t xml:space="preserve"> Sensor</w:t>
      </w:r>
    </w:p>
    <w:p w14:paraId="4E586A9C" w14:textId="77777777" w:rsidR="00E374C6" w:rsidRDefault="00E374C6" w:rsidP="0013013F">
      <w:pPr>
        <w:pStyle w:val="ListParagraph"/>
        <w:spacing w:after="0"/>
        <w:rPr>
          <w:rStyle w:val="Heading2Char"/>
          <w:sz w:val="16"/>
          <w:szCs w:val="16"/>
        </w:rPr>
      </w:pPr>
    </w:p>
    <w:p w14:paraId="36876B4A" w14:textId="77777777" w:rsidR="00E374C6" w:rsidRDefault="00E374C6" w:rsidP="0013013F">
      <w:pPr>
        <w:pStyle w:val="ListParagraph"/>
        <w:spacing w:after="0"/>
        <w:rPr>
          <w:rStyle w:val="Heading2Char"/>
          <w:sz w:val="16"/>
          <w:szCs w:val="16"/>
        </w:rPr>
      </w:pPr>
    </w:p>
    <w:p w14:paraId="1FAD1F4E" w14:textId="77777777" w:rsidR="00E374C6" w:rsidRDefault="00E374C6" w:rsidP="0013013F">
      <w:pPr>
        <w:pStyle w:val="ListParagraph"/>
        <w:spacing w:after="0"/>
        <w:rPr>
          <w:rStyle w:val="Heading2Char"/>
          <w:sz w:val="16"/>
          <w:szCs w:val="16"/>
        </w:rPr>
      </w:pPr>
    </w:p>
    <w:p w14:paraId="62845FFB" w14:textId="77777777" w:rsidR="00E374C6" w:rsidRDefault="00E374C6" w:rsidP="0013013F">
      <w:pPr>
        <w:pStyle w:val="ListParagraph"/>
        <w:spacing w:after="0"/>
        <w:rPr>
          <w:rStyle w:val="Heading2Char"/>
          <w:sz w:val="16"/>
          <w:szCs w:val="16"/>
        </w:rPr>
      </w:pPr>
    </w:p>
    <w:p w14:paraId="72D03F4D" w14:textId="77777777" w:rsidR="00E374C6" w:rsidRPr="003A5312" w:rsidRDefault="00E374C6" w:rsidP="0013013F">
      <w:pPr>
        <w:pStyle w:val="ListParagraph"/>
        <w:spacing w:after="0"/>
        <w:rPr>
          <w:rFonts w:ascii="Calibri" w:eastAsia="Calibri" w:hAnsi="Calibri" w:cs="Calibri"/>
        </w:rPr>
      </w:pPr>
    </w:p>
    <w:p w14:paraId="014252C1" w14:textId="698A955E" w:rsidR="00451E45" w:rsidRDefault="00540651" w:rsidP="0071137A">
      <w:pPr>
        <w:spacing w:after="0"/>
        <w:rPr>
          <w:rFonts w:ascii="Calibri" w:eastAsia="Calibri" w:hAnsi="Calibri" w:cs="Calibri"/>
        </w:rPr>
      </w:pPr>
      <w:r w:rsidRPr="00540651">
        <w:rPr>
          <w:rFonts w:ascii="Calibri" w:eastAsia="Calibri" w:hAnsi="Calibri" w:cs="Calibri"/>
          <w:noProof/>
        </w:rPr>
        <w:drawing>
          <wp:inline distT="0" distB="0" distL="0" distR="0" wp14:anchorId="6FB67DA7" wp14:editId="64A8D574">
            <wp:extent cx="2749100" cy="1389529"/>
            <wp:effectExtent l="0" t="0" r="0" b="1270"/>
            <wp:docPr id="709614618" name="Picture 1" descr="A black and white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14618" name="Picture 1" descr="A black and white diagram of a device&#10;&#10;Description automatically generated"/>
                    <pic:cNvPicPr/>
                  </pic:nvPicPr>
                  <pic:blipFill>
                    <a:blip r:embed="rId21"/>
                    <a:stretch>
                      <a:fillRect/>
                    </a:stretch>
                  </pic:blipFill>
                  <pic:spPr>
                    <a:xfrm>
                      <a:off x="0" y="0"/>
                      <a:ext cx="2759009" cy="1394538"/>
                    </a:xfrm>
                    <a:prstGeom prst="rect">
                      <a:avLst/>
                    </a:prstGeom>
                  </pic:spPr>
                </pic:pic>
              </a:graphicData>
            </a:graphic>
          </wp:inline>
        </w:drawing>
      </w:r>
    </w:p>
    <w:p w14:paraId="6E956B8B" w14:textId="6CAB1736" w:rsidR="00451E45" w:rsidRPr="005679A6" w:rsidRDefault="002A2DA7" w:rsidP="005679A6">
      <w:pPr>
        <w:pStyle w:val="Heading2"/>
        <w:rPr>
          <w:rFonts w:eastAsia="Calibri"/>
          <w:sz w:val="16"/>
          <w:szCs w:val="16"/>
        </w:rPr>
      </w:pPr>
      <w:r>
        <w:rPr>
          <w:rFonts w:eastAsia="Calibri"/>
          <w:sz w:val="16"/>
          <w:szCs w:val="16"/>
        </w:rPr>
        <w:t>F</w:t>
      </w:r>
      <w:r w:rsidR="00B12386">
        <w:rPr>
          <w:rFonts w:eastAsia="Calibri"/>
          <w:sz w:val="16"/>
          <w:szCs w:val="16"/>
        </w:rPr>
        <w:t>igure 1</w:t>
      </w:r>
      <w:r w:rsidR="001F059B">
        <w:rPr>
          <w:rFonts w:eastAsia="Calibri"/>
          <w:sz w:val="16"/>
          <w:szCs w:val="16"/>
        </w:rPr>
        <w:t>3</w:t>
      </w:r>
      <w:r w:rsidR="00B12386">
        <w:rPr>
          <w:rFonts w:eastAsia="Calibri"/>
          <w:sz w:val="16"/>
          <w:szCs w:val="16"/>
        </w:rPr>
        <w:t xml:space="preserve"> - </w:t>
      </w:r>
      <w:r w:rsidR="00451E45" w:rsidRPr="005679A6">
        <w:rPr>
          <w:rFonts w:eastAsia="Calibri"/>
          <w:sz w:val="16"/>
          <w:szCs w:val="16"/>
        </w:rPr>
        <w:t xml:space="preserve">Pinout </w:t>
      </w:r>
      <w:r w:rsidR="005679A6" w:rsidRPr="005679A6">
        <w:rPr>
          <w:rFonts w:eastAsia="Calibri"/>
          <w:sz w:val="16"/>
          <w:szCs w:val="16"/>
        </w:rPr>
        <w:t xml:space="preserve">of the </w:t>
      </w:r>
      <w:r w:rsidR="00906E7C" w:rsidRPr="005679A6">
        <w:rPr>
          <w:rFonts w:eastAsia="Calibri"/>
          <w:sz w:val="16"/>
          <w:szCs w:val="16"/>
        </w:rPr>
        <w:t xml:space="preserve">Heart rate sensor </w:t>
      </w:r>
    </w:p>
    <w:p w14:paraId="3B215D9D" w14:textId="0D96C909" w:rsidR="00AF585F" w:rsidRDefault="00FE0292" w:rsidP="00B12386">
      <w:pPr>
        <w:pStyle w:val="Heading2"/>
        <w:rPr>
          <w:rFonts w:eastAsia="Calibri"/>
          <w:sz w:val="16"/>
          <w:szCs w:val="16"/>
        </w:rPr>
      </w:pPr>
      <w:r w:rsidRPr="00B12386">
        <w:rPr>
          <w:rFonts w:eastAsia="Calibri"/>
          <w:sz w:val="16"/>
          <w:szCs w:val="16"/>
        </w:rPr>
        <w:t>Figure 1</w:t>
      </w:r>
      <w:r w:rsidR="001F059B">
        <w:rPr>
          <w:rFonts w:eastAsia="Calibri"/>
          <w:sz w:val="16"/>
          <w:szCs w:val="16"/>
        </w:rPr>
        <w:t>4</w:t>
      </w:r>
      <w:r w:rsidR="002A2DA7" w:rsidRPr="00B12386">
        <w:rPr>
          <w:rFonts w:eastAsia="Calibri"/>
          <w:sz w:val="16"/>
          <w:szCs w:val="16"/>
        </w:rPr>
        <w:t xml:space="preserve"> - </w:t>
      </w:r>
      <w:r w:rsidR="00AF585F" w:rsidRPr="00B12386">
        <w:rPr>
          <w:rFonts w:eastAsia="Calibri"/>
          <w:sz w:val="16"/>
          <w:szCs w:val="16"/>
        </w:rPr>
        <w:t>breadboard connection</w:t>
      </w:r>
      <w:r w:rsidR="005679A6" w:rsidRPr="00B12386">
        <w:rPr>
          <w:rFonts w:eastAsia="Calibri"/>
          <w:sz w:val="16"/>
          <w:szCs w:val="16"/>
        </w:rPr>
        <w:t xml:space="preserve"> of the </w:t>
      </w:r>
      <w:r w:rsidRPr="00B12386">
        <w:rPr>
          <w:rFonts w:eastAsia="Calibri"/>
          <w:sz w:val="16"/>
          <w:szCs w:val="16"/>
        </w:rPr>
        <w:t>Heart rate sensor and ESP32</w:t>
      </w:r>
    </w:p>
    <w:p w14:paraId="65CE079C" w14:textId="2488900A" w:rsidR="004E535F" w:rsidRDefault="004E535F" w:rsidP="004E535F">
      <w:pPr>
        <w:pStyle w:val="Heading2"/>
        <w:rPr>
          <w:rFonts w:eastAsia="Calibri"/>
          <w:sz w:val="16"/>
          <w:szCs w:val="16"/>
        </w:rPr>
      </w:pPr>
      <w:r w:rsidRPr="00ED77CA">
        <w:rPr>
          <w:rFonts w:eastAsia="Calibri"/>
          <w:sz w:val="16"/>
          <w:szCs w:val="16"/>
        </w:rPr>
        <w:t xml:space="preserve">Figure </w:t>
      </w:r>
      <w:r>
        <w:rPr>
          <w:rFonts w:eastAsia="Calibri"/>
          <w:sz w:val="16"/>
          <w:szCs w:val="16"/>
        </w:rPr>
        <w:t>15</w:t>
      </w:r>
      <w:r w:rsidRPr="00ED77CA">
        <w:rPr>
          <w:rFonts w:eastAsia="Calibri"/>
          <w:sz w:val="16"/>
          <w:szCs w:val="16"/>
        </w:rPr>
        <w:t xml:space="preserve"> </w:t>
      </w:r>
      <w:r>
        <w:rPr>
          <w:rFonts w:eastAsia="Calibri"/>
          <w:sz w:val="16"/>
          <w:szCs w:val="16"/>
        </w:rPr>
        <w:t>–</w:t>
      </w:r>
      <w:r w:rsidRPr="00ED77CA">
        <w:rPr>
          <w:rFonts w:eastAsia="Calibri"/>
          <w:sz w:val="16"/>
          <w:szCs w:val="16"/>
        </w:rPr>
        <w:t xml:space="preserve"> </w:t>
      </w:r>
      <w:proofErr w:type="spellStart"/>
      <w:r>
        <w:rPr>
          <w:rFonts w:eastAsia="Calibri"/>
          <w:sz w:val="16"/>
          <w:szCs w:val="16"/>
        </w:rPr>
        <w:t>Tasmota</w:t>
      </w:r>
      <w:proofErr w:type="spellEnd"/>
      <w:r>
        <w:rPr>
          <w:rFonts w:eastAsia="Calibri"/>
          <w:sz w:val="16"/>
          <w:szCs w:val="16"/>
        </w:rPr>
        <w:t xml:space="preserve"> connection for </w:t>
      </w:r>
      <w:r w:rsidR="009063DB">
        <w:rPr>
          <w:rFonts w:eastAsia="Calibri"/>
          <w:sz w:val="16"/>
          <w:szCs w:val="16"/>
        </w:rPr>
        <w:t>the Heart</w:t>
      </w:r>
      <w:r>
        <w:rPr>
          <w:rFonts w:eastAsia="Calibri"/>
          <w:sz w:val="16"/>
          <w:szCs w:val="16"/>
        </w:rPr>
        <w:t xml:space="preserve"> rate sensor</w:t>
      </w:r>
    </w:p>
    <w:p w14:paraId="0B1B35C1" w14:textId="77777777" w:rsidR="009171D5" w:rsidRDefault="009171D5" w:rsidP="00E706A2">
      <w:pPr>
        <w:spacing w:after="0"/>
        <w:rPr>
          <w:rFonts w:ascii="Calibri" w:eastAsia="Calibri" w:hAnsi="Calibri" w:cs="Calibri"/>
          <w:b/>
          <w:bCs/>
        </w:rPr>
      </w:pPr>
    </w:p>
    <w:p w14:paraId="0704559B" w14:textId="59AADE33" w:rsidR="00E706A2" w:rsidRPr="00E706A2" w:rsidRDefault="00E706A2" w:rsidP="00E706A2">
      <w:pPr>
        <w:spacing w:after="0"/>
        <w:rPr>
          <w:rFonts w:ascii="Calibri" w:eastAsia="Calibri" w:hAnsi="Calibri" w:cs="Calibri"/>
          <w:b/>
          <w:bCs/>
        </w:rPr>
      </w:pPr>
      <w:proofErr w:type="spellStart"/>
      <w:r w:rsidRPr="00E706A2">
        <w:rPr>
          <w:rFonts w:ascii="Calibri" w:eastAsia="Calibri" w:hAnsi="Calibri" w:cs="Calibri"/>
          <w:b/>
          <w:bCs/>
        </w:rPr>
        <w:t>Tasmota</w:t>
      </w:r>
      <w:proofErr w:type="spellEnd"/>
      <w:r w:rsidRPr="00E706A2">
        <w:rPr>
          <w:rFonts w:ascii="Calibri" w:eastAsia="Calibri" w:hAnsi="Calibri" w:cs="Calibri"/>
          <w:b/>
          <w:bCs/>
        </w:rPr>
        <w:t xml:space="preserve"> Firmware:</w:t>
      </w:r>
    </w:p>
    <w:p w14:paraId="1F439A3F" w14:textId="357AB418" w:rsidR="00E706A2" w:rsidRPr="00E706A2" w:rsidRDefault="00E706A2" w:rsidP="00E41315">
      <w:pPr>
        <w:pStyle w:val="ListParagraph"/>
        <w:numPr>
          <w:ilvl w:val="0"/>
          <w:numId w:val="28"/>
        </w:numPr>
        <w:spacing w:after="0"/>
        <w:rPr>
          <w:rFonts w:ascii="Calibri" w:eastAsia="Calibri" w:hAnsi="Calibri" w:cs="Calibri"/>
        </w:rPr>
      </w:pPr>
      <w:r w:rsidRPr="00E706A2">
        <w:rPr>
          <w:rFonts w:ascii="Calibri" w:eastAsia="Calibri" w:hAnsi="Calibri" w:cs="Calibri"/>
        </w:rPr>
        <w:t>Open-source firmware based on ESP32-S3, used for displaying sensor readings and controlling</w:t>
      </w:r>
      <w:r>
        <w:rPr>
          <w:rFonts w:ascii="Calibri" w:eastAsia="Calibri" w:hAnsi="Calibri" w:cs="Calibri"/>
        </w:rPr>
        <w:t xml:space="preserve"> </w:t>
      </w:r>
      <w:r w:rsidRPr="00E706A2">
        <w:rPr>
          <w:rFonts w:ascii="Calibri" w:eastAsia="Calibri" w:hAnsi="Calibri" w:cs="Calibri"/>
        </w:rPr>
        <w:t>LEDs.</w:t>
      </w:r>
    </w:p>
    <w:p w14:paraId="3AB3594B" w14:textId="3589E965" w:rsidR="00E706A2" w:rsidRDefault="00E706A2" w:rsidP="00E41315">
      <w:pPr>
        <w:pStyle w:val="ListParagraph"/>
        <w:numPr>
          <w:ilvl w:val="0"/>
          <w:numId w:val="28"/>
        </w:numPr>
        <w:spacing w:after="0"/>
        <w:rPr>
          <w:rFonts w:ascii="Calibri" w:eastAsia="Calibri" w:hAnsi="Calibri" w:cs="Calibri"/>
        </w:rPr>
      </w:pPr>
      <w:r w:rsidRPr="00E706A2">
        <w:rPr>
          <w:rFonts w:ascii="Calibri" w:eastAsia="Calibri" w:hAnsi="Calibri" w:cs="Calibri"/>
        </w:rPr>
        <w:t>Purpose-built firmware platform equipped with features for monitoring vital signs and health parameters, enhancing patient care in healthcare settings.</w:t>
      </w:r>
    </w:p>
    <w:p w14:paraId="4A49B26D" w14:textId="77777777" w:rsidR="00124F75" w:rsidRDefault="00124F75" w:rsidP="00124F75">
      <w:pPr>
        <w:spacing w:after="0"/>
      </w:pPr>
    </w:p>
    <w:p w14:paraId="084ED4B8" w14:textId="77777777" w:rsidR="00124F75" w:rsidRDefault="00124F75" w:rsidP="00124F75">
      <w:pPr>
        <w:spacing w:after="0"/>
        <w:rPr>
          <w:b/>
          <w:bCs/>
        </w:rPr>
      </w:pPr>
      <w:r w:rsidRPr="00E706A2">
        <w:rPr>
          <w:b/>
          <w:bCs/>
          <w:color w:val="FF0000"/>
        </w:rPr>
        <w:t>Virtual Machine (VM):</w:t>
      </w:r>
    </w:p>
    <w:p w14:paraId="6D2DD01E" w14:textId="44D7FA55" w:rsidR="00234316" w:rsidRDefault="00124F75" w:rsidP="00124F75">
      <w:pPr>
        <w:spacing w:after="0"/>
      </w:pPr>
      <w:r w:rsidRPr="00594BC3">
        <w:rPr>
          <w:b/>
          <w:bCs/>
          <w:i/>
          <w:iCs/>
        </w:rPr>
        <w:t>Node Red</w:t>
      </w:r>
      <w:r>
        <w:t xml:space="preserve"> </w:t>
      </w:r>
    </w:p>
    <w:p w14:paraId="45712395" w14:textId="78F7524E" w:rsidR="00594BC3" w:rsidRDefault="00234316" w:rsidP="00E41315">
      <w:pPr>
        <w:pStyle w:val="ListParagraph"/>
        <w:numPr>
          <w:ilvl w:val="0"/>
          <w:numId w:val="31"/>
        </w:numPr>
        <w:spacing w:after="0"/>
      </w:pPr>
      <w:r>
        <w:t>Utilizes as a p</w:t>
      </w:r>
      <w:r w:rsidR="00124F75">
        <w:t xml:space="preserve">rogramming tool </w:t>
      </w:r>
      <w:r>
        <w:t xml:space="preserve">for </w:t>
      </w:r>
      <w:r w:rsidR="00322ADB">
        <w:t>integrating</w:t>
      </w:r>
      <w:r>
        <w:t xml:space="preserve"> hardware </w:t>
      </w:r>
      <w:r w:rsidR="002E71B4">
        <w:t>devices.</w:t>
      </w:r>
    </w:p>
    <w:p w14:paraId="2D407CB1" w14:textId="5213C6D9" w:rsidR="00234316" w:rsidRDefault="00234316" w:rsidP="00E41315">
      <w:pPr>
        <w:pStyle w:val="ListParagraph"/>
        <w:numPr>
          <w:ilvl w:val="0"/>
          <w:numId w:val="31"/>
        </w:numPr>
        <w:spacing w:after="0"/>
      </w:pPr>
      <w:r>
        <w:t>Setup includes configuring a network port (1880) on Microsoft Azure.</w:t>
      </w:r>
    </w:p>
    <w:p w14:paraId="669AE2E3" w14:textId="697264A0" w:rsidR="00124F75" w:rsidRDefault="00234316" w:rsidP="00E41315">
      <w:pPr>
        <w:pStyle w:val="ListParagraph"/>
        <w:numPr>
          <w:ilvl w:val="0"/>
          <w:numId w:val="31"/>
        </w:numPr>
        <w:spacing w:after="0"/>
      </w:pPr>
      <w:r>
        <w:t xml:space="preserve">Node-RED reads sensor values from </w:t>
      </w:r>
      <w:proofErr w:type="spellStart"/>
      <w:r>
        <w:t>Tasmota</w:t>
      </w:r>
      <w:proofErr w:type="spellEnd"/>
      <w:r>
        <w:t xml:space="preserve"> and interfaces with a SQL database for patient data analysis.</w:t>
      </w:r>
      <w:r w:rsidR="0038309E">
        <w:t xml:space="preserve"> </w:t>
      </w:r>
    </w:p>
    <w:p w14:paraId="43A415C2" w14:textId="77777777" w:rsidR="00623B55" w:rsidRDefault="00623B55" w:rsidP="00234316">
      <w:pPr>
        <w:spacing w:after="0"/>
        <w:rPr>
          <w:b/>
          <w:bCs/>
        </w:rPr>
      </w:pPr>
    </w:p>
    <w:p w14:paraId="4BF024BA" w14:textId="6A7FCB38" w:rsidR="00234316" w:rsidRDefault="00234316" w:rsidP="00234316">
      <w:pPr>
        <w:spacing w:after="0"/>
        <w:rPr>
          <w:b/>
          <w:bCs/>
        </w:rPr>
      </w:pPr>
      <w:r w:rsidRPr="00234316">
        <w:rPr>
          <w:b/>
          <w:bCs/>
        </w:rPr>
        <w:lastRenderedPageBreak/>
        <w:t>SQL Server Database</w:t>
      </w:r>
    </w:p>
    <w:p w14:paraId="57C9513E" w14:textId="77777777" w:rsidR="00B342AA" w:rsidRDefault="00B342AA" w:rsidP="00E41315">
      <w:pPr>
        <w:pStyle w:val="ListParagraph"/>
        <w:numPr>
          <w:ilvl w:val="0"/>
          <w:numId w:val="32"/>
        </w:numPr>
        <w:spacing w:after="0"/>
      </w:pPr>
      <w:r>
        <w:t>Created from Node-RED, with each sensor-detected health value generating a new entry.</w:t>
      </w:r>
    </w:p>
    <w:p w14:paraId="36644F24" w14:textId="53832B8B" w:rsidR="00B12386" w:rsidRPr="000C3185" w:rsidRDefault="00B342AA" w:rsidP="00E41315">
      <w:pPr>
        <w:pStyle w:val="ListParagraph"/>
        <w:numPr>
          <w:ilvl w:val="0"/>
          <w:numId w:val="32"/>
        </w:numPr>
        <w:spacing w:after="0"/>
      </w:pPr>
      <w:r>
        <w:t xml:space="preserve">Monitors health values from sensors and allows GP or doctor input to determine health </w:t>
      </w:r>
      <w:proofErr w:type="gramStart"/>
      <w:r>
        <w:t>status</w:t>
      </w:r>
      <w:proofErr w:type="gramEnd"/>
    </w:p>
    <w:p w14:paraId="56B29D3A" w14:textId="77777777" w:rsidR="00B12386" w:rsidRDefault="00B12386" w:rsidP="00124F75">
      <w:pPr>
        <w:spacing w:after="0"/>
        <w:rPr>
          <w:b/>
          <w:bCs/>
          <w:color w:val="FF0000"/>
        </w:rPr>
      </w:pPr>
    </w:p>
    <w:p w14:paraId="582B76AC" w14:textId="413CDB37" w:rsidR="00124F75" w:rsidRPr="00234316" w:rsidRDefault="00124F75" w:rsidP="00124F75">
      <w:pPr>
        <w:spacing w:after="0"/>
        <w:rPr>
          <w:b/>
          <w:bCs/>
          <w:color w:val="FF0000"/>
        </w:rPr>
      </w:pPr>
      <w:r w:rsidRPr="00234316">
        <w:rPr>
          <w:b/>
          <w:bCs/>
          <w:color w:val="FF0000"/>
        </w:rPr>
        <w:t>Website:</w:t>
      </w:r>
    </w:p>
    <w:p w14:paraId="53ADA0E8" w14:textId="24840B0B" w:rsidR="00234316" w:rsidRPr="00234316" w:rsidRDefault="00623B55" w:rsidP="00234316">
      <w:pPr>
        <w:spacing w:after="0"/>
        <w:rPr>
          <w:rFonts w:ascii="Calibri" w:eastAsia="Calibri" w:hAnsi="Calibri" w:cs="Calibri"/>
          <w:b/>
          <w:bCs/>
        </w:rPr>
      </w:pPr>
      <w:r>
        <w:rPr>
          <w:rFonts w:ascii="Calibri" w:eastAsia="Calibri" w:hAnsi="Calibri" w:cs="Calibri"/>
          <w:b/>
          <w:bCs/>
        </w:rPr>
        <w:t>GP Virtual Monitoring System</w:t>
      </w:r>
      <w:r w:rsidR="00234316" w:rsidRPr="00234316">
        <w:rPr>
          <w:rFonts w:ascii="Calibri" w:eastAsia="Calibri" w:hAnsi="Calibri" w:cs="Calibri"/>
          <w:b/>
          <w:bCs/>
        </w:rPr>
        <w:t>:</w:t>
      </w:r>
    </w:p>
    <w:p w14:paraId="4702C6F6" w14:textId="01F703A6" w:rsidR="00234316" w:rsidRPr="00234316" w:rsidRDefault="00234316" w:rsidP="00E41315">
      <w:pPr>
        <w:pStyle w:val="ListParagraph"/>
        <w:numPr>
          <w:ilvl w:val="0"/>
          <w:numId w:val="29"/>
        </w:numPr>
        <w:spacing w:after="0"/>
        <w:rPr>
          <w:rFonts w:ascii="Calibri" w:eastAsia="Calibri" w:hAnsi="Calibri" w:cs="Calibri"/>
        </w:rPr>
      </w:pPr>
      <w:r w:rsidRPr="00234316">
        <w:rPr>
          <w:rFonts w:ascii="Calibri" w:eastAsia="Calibri" w:hAnsi="Calibri" w:cs="Calibri"/>
        </w:rPr>
        <w:t xml:space="preserve">Provides </w:t>
      </w:r>
      <w:r w:rsidR="00495F91">
        <w:rPr>
          <w:rFonts w:ascii="Calibri" w:eastAsia="Calibri" w:hAnsi="Calibri" w:cs="Calibri"/>
        </w:rPr>
        <w:t xml:space="preserve">Services about the system </w:t>
      </w:r>
      <w:r w:rsidRPr="00234316">
        <w:rPr>
          <w:rFonts w:ascii="Calibri" w:eastAsia="Calibri" w:hAnsi="Calibri" w:cs="Calibri"/>
        </w:rPr>
        <w:t>and displays patient</w:t>
      </w:r>
      <w:r w:rsidR="00495F91">
        <w:rPr>
          <w:rFonts w:ascii="Calibri" w:eastAsia="Calibri" w:hAnsi="Calibri" w:cs="Calibri"/>
        </w:rPr>
        <w:t xml:space="preserve"> </w:t>
      </w:r>
      <w:r w:rsidRPr="00234316">
        <w:rPr>
          <w:rFonts w:ascii="Calibri" w:eastAsia="Calibri" w:hAnsi="Calibri" w:cs="Calibri"/>
        </w:rPr>
        <w:t>health status</w:t>
      </w:r>
      <w:r w:rsidR="00DC6F8A">
        <w:rPr>
          <w:rFonts w:ascii="Calibri" w:eastAsia="Calibri" w:hAnsi="Calibri" w:cs="Calibri"/>
        </w:rPr>
        <w:t xml:space="preserve"> databases and reports,</w:t>
      </w:r>
    </w:p>
    <w:p w14:paraId="5097ADAC" w14:textId="77777777" w:rsidR="00234316" w:rsidRPr="00234316" w:rsidRDefault="00234316" w:rsidP="00234316">
      <w:pPr>
        <w:spacing w:after="0"/>
        <w:rPr>
          <w:rFonts w:ascii="Calibri" w:eastAsia="Calibri" w:hAnsi="Calibri" w:cs="Calibri"/>
          <w:b/>
          <w:bCs/>
        </w:rPr>
      </w:pPr>
      <w:r w:rsidRPr="00234316">
        <w:rPr>
          <w:rFonts w:ascii="Calibri" w:eastAsia="Calibri" w:hAnsi="Calibri" w:cs="Calibri"/>
          <w:b/>
          <w:bCs/>
        </w:rPr>
        <w:t>Medical Reports:</w:t>
      </w:r>
    </w:p>
    <w:p w14:paraId="5BEEAE03" w14:textId="20184B67" w:rsidR="00CF6231" w:rsidRDefault="00234316" w:rsidP="00CF6231">
      <w:pPr>
        <w:pStyle w:val="ListParagraph"/>
        <w:numPr>
          <w:ilvl w:val="0"/>
          <w:numId w:val="29"/>
        </w:numPr>
        <w:spacing w:after="0"/>
        <w:rPr>
          <w:rFonts w:ascii="Calibri" w:eastAsia="Calibri" w:hAnsi="Calibri" w:cs="Calibri"/>
        </w:rPr>
      </w:pPr>
      <w:r w:rsidRPr="00234316">
        <w:rPr>
          <w:rFonts w:ascii="Calibri" w:eastAsia="Calibri" w:hAnsi="Calibri" w:cs="Calibri"/>
        </w:rPr>
        <w:t xml:space="preserve">Allows access to </w:t>
      </w:r>
      <w:r w:rsidR="00DC6F8A">
        <w:rPr>
          <w:rFonts w:ascii="Calibri" w:eastAsia="Calibri" w:hAnsi="Calibri" w:cs="Calibri"/>
        </w:rPr>
        <w:t xml:space="preserve">Current and yearly </w:t>
      </w:r>
      <w:r w:rsidRPr="00234316">
        <w:rPr>
          <w:rFonts w:ascii="Calibri" w:eastAsia="Calibri" w:hAnsi="Calibri" w:cs="Calibri"/>
        </w:rPr>
        <w:t>medical reports</w:t>
      </w:r>
      <w:r w:rsidR="00CF6231" w:rsidRPr="00CF6231">
        <w:rPr>
          <w:rFonts w:ascii="Calibri" w:eastAsia="Calibri" w:hAnsi="Calibri" w:cs="Calibri"/>
        </w:rPr>
        <w:t xml:space="preserve"> </w:t>
      </w:r>
      <w:r w:rsidR="00CF6231" w:rsidRPr="00234316">
        <w:rPr>
          <w:rFonts w:ascii="Calibri" w:eastAsia="Calibri" w:hAnsi="Calibri" w:cs="Calibri"/>
        </w:rPr>
        <w:t xml:space="preserve">for </w:t>
      </w:r>
      <w:r w:rsidR="00CF6231">
        <w:rPr>
          <w:rFonts w:ascii="Calibri" w:eastAsia="Calibri" w:hAnsi="Calibri" w:cs="Calibri"/>
        </w:rPr>
        <w:t xml:space="preserve">signed-in </w:t>
      </w:r>
      <w:r w:rsidR="00CF6231" w:rsidRPr="00234316">
        <w:rPr>
          <w:rFonts w:ascii="Calibri" w:eastAsia="Calibri" w:hAnsi="Calibri" w:cs="Calibri"/>
        </w:rPr>
        <w:t>users.</w:t>
      </w:r>
    </w:p>
    <w:p w14:paraId="6E3FDA4B" w14:textId="002C1A7E" w:rsidR="00234316" w:rsidRDefault="00CF6231" w:rsidP="00E41315">
      <w:pPr>
        <w:pStyle w:val="ListParagraph"/>
        <w:numPr>
          <w:ilvl w:val="0"/>
          <w:numId w:val="29"/>
        </w:numPr>
        <w:spacing w:after="0"/>
        <w:rPr>
          <w:rFonts w:ascii="Calibri" w:eastAsia="Calibri" w:hAnsi="Calibri" w:cs="Calibri"/>
        </w:rPr>
      </w:pPr>
      <w:r>
        <w:rPr>
          <w:rFonts w:ascii="Calibri" w:eastAsia="Calibri" w:hAnsi="Calibri" w:cs="Calibri"/>
        </w:rPr>
        <w:t xml:space="preserve">Allows access to </w:t>
      </w:r>
      <w:r w:rsidR="00DC6F8A">
        <w:rPr>
          <w:rFonts w:ascii="Calibri" w:eastAsia="Calibri" w:hAnsi="Calibri" w:cs="Calibri"/>
        </w:rPr>
        <w:t>Prescriptions for the GP or doctor use</w:t>
      </w:r>
      <w:r w:rsidR="00234316" w:rsidRPr="00234316">
        <w:rPr>
          <w:rFonts w:ascii="Calibri" w:eastAsia="Calibri" w:hAnsi="Calibri" w:cs="Calibri"/>
        </w:rPr>
        <w:t xml:space="preserve"> for </w:t>
      </w:r>
      <w:r w:rsidR="00DC6F8A">
        <w:rPr>
          <w:rFonts w:ascii="Calibri" w:eastAsia="Calibri" w:hAnsi="Calibri" w:cs="Calibri"/>
        </w:rPr>
        <w:t xml:space="preserve">signed-in </w:t>
      </w:r>
      <w:r w:rsidR="00234316" w:rsidRPr="00234316">
        <w:rPr>
          <w:rFonts w:ascii="Calibri" w:eastAsia="Calibri" w:hAnsi="Calibri" w:cs="Calibri"/>
        </w:rPr>
        <w:t>users.</w:t>
      </w:r>
    </w:p>
    <w:p w14:paraId="176162EF" w14:textId="6A323B85" w:rsidR="00EB4E22" w:rsidRPr="00EB4E22" w:rsidRDefault="00EB4E22" w:rsidP="00EB4E22">
      <w:pPr>
        <w:pStyle w:val="Heading2"/>
        <w:rPr>
          <w:rFonts w:eastAsia="Calibri"/>
        </w:rPr>
      </w:pPr>
      <w:r>
        <w:rPr>
          <w:rFonts w:eastAsia="Calibri"/>
        </w:rPr>
        <w:t xml:space="preserve">2.2 Data flow components </w:t>
      </w:r>
    </w:p>
    <w:p w14:paraId="0C38FC0D" w14:textId="53EFA125" w:rsidR="00B342AA" w:rsidRPr="00F46FB2" w:rsidRDefault="00917A94" w:rsidP="00F46FB2">
      <w:pPr>
        <w:spacing w:after="0"/>
        <w:rPr>
          <w:rFonts w:ascii="Calibri" w:eastAsia="Calibri" w:hAnsi="Calibri" w:cs="Calibri"/>
        </w:rPr>
      </w:pPr>
      <w:r w:rsidRPr="00917A94">
        <w:rPr>
          <w:rFonts w:ascii="Calibri" w:eastAsia="Calibri" w:hAnsi="Calibri" w:cs="Calibri"/>
          <w:noProof/>
        </w:rPr>
        <w:drawing>
          <wp:inline distT="0" distB="0" distL="0" distR="0" wp14:anchorId="2B05EBDF" wp14:editId="1B98B2B7">
            <wp:extent cx="5943600" cy="2208530"/>
            <wp:effectExtent l="0" t="0" r="0" b="1270"/>
            <wp:docPr id="3470989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9899" name="Picture 1" descr="A diagram of a company&#10;&#10;Description automatically generated"/>
                    <pic:cNvPicPr/>
                  </pic:nvPicPr>
                  <pic:blipFill>
                    <a:blip r:embed="rId22"/>
                    <a:stretch>
                      <a:fillRect/>
                    </a:stretch>
                  </pic:blipFill>
                  <pic:spPr>
                    <a:xfrm>
                      <a:off x="0" y="0"/>
                      <a:ext cx="5943600" cy="2208530"/>
                    </a:xfrm>
                    <a:prstGeom prst="rect">
                      <a:avLst/>
                    </a:prstGeom>
                  </pic:spPr>
                </pic:pic>
              </a:graphicData>
            </a:graphic>
          </wp:inline>
        </w:drawing>
      </w:r>
    </w:p>
    <w:p w14:paraId="7FFFAFF9" w14:textId="60610259" w:rsidR="00B342AA" w:rsidRDefault="003F7EED" w:rsidP="009063DB">
      <w:pPr>
        <w:pStyle w:val="Heading2"/>
        <w:rPr>
          <w:rFonts w:eastAsia="Calibri"/>
          <w:sz w:val="16"/>
          <w:szCs w:val="16"/>
        </w:rPr>
      </w:pPr>
      <w:r w:rsidRPr="009063DB">
        <w:rPr>
          <w:rFonts w:eastAsia="Calibri"/>
          <w:sz w:val="16"/>
          <w:szCs w:val="16"/>
        </w:rPr>
        <w:t xml:space="preserve">Figure </w:t>
      </w:r>
      <w:r w:rsidR="009063DB" w:rsidRPr="009063DB">
        <w:rPr>
          <w:rFonts w:eastAsia="Calibri"/>
          <w:sz w:val="16"/>
          <w:szCs w:val="16"/>
        </w:rPr>
        <w:t xml:space="preserve">16 – Data flow of the components </w:t>
      </w:r>
    </w:p>
    <w:p w14:paraId="4ABC0B12" w14:textId="77777777" w:rsidR="00B342AA" w:rsidRDefault="00B342AA" w:rsidP="00B342AA">
      <w:pPr>
        <w:pStyle w:val="ListParagraph"/>
        <w:spacing w:after="0"/>
        <w:rPr>
          <w:rFonts w:ascii="Calibri" w:eastAsia="Calibri" w:hAnsi="Calibri" w:cs="Calibri"/>
        </w:rPr>
      </w:pPr>
    </w:p>
    <w:p w14:paraId="4CB36C77" w14:textId="77777777" w:rsidR="00124F75" w:rsidRDefault="00124F75" w:rsidP="00124F75">
      <w:pPr>
        <w:pStyle w:val="Heading2"/>
      </w:pPr>
      <w:bookmarkStart w:id="9" w:name="_Toc158429228"/>
      <w:r w:rsidRPr="7216D891">
        <w:rPr>
          <w:rFonts w:ascii="Calibri" w:eastAsia="Calibri" w:hAnsi="Calibri" w:cs="Calibri"/>
          <w:b/>
          <w:bCs/>
          <w:sz w:val="22"/>
          <w:szCs w:val="22"/>
        </w:rPr>
        <w:t xml:space="preserve">3. </w:t>
      </w:r>
      <w:r w:rsidRPr="7216D891">
        <w:t>Project Scope</w:t>
      </w:r>
      <w:bookmarkEnd w:id="9"/>
    </w:p>
    <w:p w14:paraId="754EBFA2" w14:textId="326F9EF5" w:rsidR="00F703A0" w:rsidRPr="00D35DD6" w:rsidRDefault="0031176C" w:rsidP="00D35DD6">
      <w:pPr>
        <w:pStyle w:val="Heading2"/>
        <w:rPr>
          <w:sz w:val="22"/>
          <w:szCs w:val="22"/>
        </w:rPr>
      </w:pPr>
      <w:bookmarkStart w:id="10" w:name="_Toc158429229"/>
      <w:r w:rsidRPr="00D35DD6">
        <w:rPr>
          <w:sz w:val="22"/>
          <w:szCs w:val="22"/>
        </w:rPr>
        <w:t xml:space="preserve">3.1: </w:t>
      </w:r>
      <w:r w:rsidR="00F703A0" w:rsidRPr="00D35DD6">
        <w:rPr>
          <w:sz w:val="22"/>
          <w:szCs w:val="22"/>
        </w:rPr>
        <w:t>Deliverables of the project:</w:t>
      </w:r>
      <w:bookmarkEnd w:id="10"/>
    </w:p>
    <w:p w14:paraId="46E0D91F" w14:textId="77777777" w:rsidR="00D84FF1" w:rsidRPr="00D84FF1" w:rsidRDefault="00D84FF1" w:rsidP="00D84FF1">
      <w:pPr>
        <w:spacing w:after="0"/>
        <w:rPr>
          <w:rFonts w:ascii="Calibri" w:eastAsia="Calibri" w:hAnsi="Calibri" w:cs="Calibri"/>
          <w:b/>
          <w:bCs/>
        </w:rPr>
      </w:pPr>
      <w:r w:rsidRPr="00D84FF1">
        <w:rPr>
          <w:rFonts w:ascii="Calibri" w:eastAsia="Calibri" w:hAnsi="Calibri" w:cs="Calibri"/>
          <w:b/>
          <w:bCs/>
        </w:rPr>
        <w:t>Overall Data Analysis Report:</w:t>
      </w:r>
    </w:p>
    <w:p w14:paraId="3AF64C3C" w14:textId="77777777" w:rsidR="00D84FF1" w:rsidRPr="00D84FF1" w:rsidRDefault="00D84FF1" w:rsidP="00E41315">
      <w:pPr>
        <w:pStyle w:val="ListParagraph"/>
        <w:numPr>
          <w:ilvl w:val="0"/>
          <w:numId w:val="11"/>
        </w:numPr>
        <w:spacing w:after="0"/>
        <w:rPr>
          <w:rFonts w:ascii="Calibri" w:eastAsia="Calibri" w:hAnsi="Calibri" w:cs="Calibri"/>
        </w:rPr>
      </w:pPr>
      <w:r w:rsidRPr="00D84FF1">
        <w:rPr>
          <w:rFonts w:ascii="Calibri" w:eastAsia="Calibri" w:hAnsi="Calibri" w:cs="Calibri"/>
        </w:rPr>
        <w:t>Includes information on components used, block diagram of the system, description of each component, technologies, and communication protocols utilized.</w:t>
      </w:r>
    </w:p>
    <w:p w14:paraId="15D768B3" w14:textId="77777777" w:rsidR="00D84FF1" w:rsidRPr="00D84FF1" w:rsidRDefault="00D84FF1" w:rsidP="00E41315">
      <w:pPr>
        <w:pStyle w:val="ListParagraph"/>
        <w:numPr>
          <w:ilvl w:val="0"/>
          <w:numId w:val="11"/>
        </w:numPr>
        <w:spacing w:after="0"/>
        <w:rPr>
          <w:rFonts w:ascii="Calibri" w:eastAsia="Calibri" w:hAnsi="Calibri" w:cs="Calibri"/>
        </w:rPr>
      </w:pPr>
      <w:r w:rsidRPr="00D84FF1">
        <w:rPr>
          <w:rFonts w:ascii="Calibri" w:eastAsia="Calibri" w:hAnsi="Calibri" w:cs="Calibri"/>
        </w:rPr>
        <w:t>Provides an overview of the project's architecture, functionality, and data flow.</w:t>
      </w:r>
    </w:p>
    <w:p w14:paraId="03D858C6" w14:textId="3DDD6F7D" w:rsidR="00D84FF1" w:rsidRPr="00D84FF1" w:rsidRDefault="00D84FF1" w:rsidP="00D84FF1">
      <w:pPr>
        <w:spacing w:after="0"/>
        <w:rPr>
          <w:rFonts w:ascii="Calibri" w:eastAsia="Calibri" w:hAnsi="Calibri" w:cs="Calibri"/>
          <w:b/>
          <w:bCs/>
        </w:rPr>
      </w:pPr>
      <w:r w:rsidRPr="00D84FF1">
        <w:rPr>
          <w:rFonts w:ascii="Calibri" w:eastAsia="Calibri" w:hAnsi="Calibri" w:cs="Calibri"/>
          <w:b/>
          <w:bCs/>
        </w:rPr>
        <w:t>HTML Website:</w:t>
      </w:r>
    </w:p>
    <w:p w14:paraId="1DD24AD2" w14:textId="4C751BCA" w:rsidR="00D84FF1" w:rsidRPr="00D84FF1" w:rsidRDefault="00D84FF1" w:rsidP="00E41315">
      <w:pPr>
        <w:pStyle w:val="ListParagraph"/>
        <w:numPr>
          <w:ilvl w:val="0"/>
          <w:numId w:val="12"/>
        </w:numPr>
        <w:spacing w:after="0"/>
        <w:rPr>
          <w:rFonts w:ascii="Calibri" w:eastAsia="Calibri" w:hAnsi="Calibri" w:cs="Calibri"/>
        </w:rPr>
      </w:pPr>
      <w:r w:rsidRPr="00D84FF1">
        <w:rPr>
          <w:rFonts w:ascii="Calibri" w:eastAsia="Calibri" w:hAnsi="Calibri" w:cs="Calibri"/>
        </w:rPr>
        <w:t xml:space="preserve">Provides a </w:t>
      </w:r>
      <w:r w:rsidR="00322ADB" w:rsidRPr="00D84FF1">
        <w:rPr>
          <w:rFonts w:ascii="Calibri" w:eastAsia="Calibri" w:hAnsi="Calibri" w:cs="Calibri"/>
        </w:rPr>
        <w:t>website</w:t>
      </w:r>
      <w:r w:rsidRPr="00D84FF1">
        <w:rPr>
          <w:rFonts w:ascii="Calibri" w:eastAsia="Calibri" w:hAnsi="Calibri" w:cs="Calibri"/>
        </w:rPr>
        <w:t xml:space="preserve"> for testing health sensors data for each patient.</w:t>
      </w:r>
    </w:p>
    <w:p w14:paraId="278D182F" w14:textId="77777777" w:rsidR="00D84FF1" w:rsidRPr="00D84FF1" w:rsidRDefault="00D84FF1" w:rsidP="00E41315">
      <w:pPr>
        <w:pStyle w:val="ListParagraph"/>
        <w:numPr>
          <w:ilvl w:val="0"/>
          <w:numId w:val="12"/>
        </w:numPr>
        <w:spacing w:after="0"/>
        <w:rPr>
          <w:rFonts w:ascii="Calibri" w:eastAsia="Calibri" w:hAnsi="Calibri" w:cs="Calibri"/>
        </w:rPr>
      </w:pPr>
      <w:r w:rsidRPr="00D84FF1">
        <w:rPr>
          <w:rFonts w:ascii="Calibri" w:eastAsia="Calibri" w:hAnsi="Calibri" w:cs="Calibri"/>
        </w:rPr>
        <w:t>Updates the patient's health status based on the data received from the sensors.</w:t>
      </w:r>
    </w:p>
    <w:p w14:paraId="6AE577E5" w14:textId="5C1178A6" w:rsidR="00D84FF1" w:rsidRPr="00D84FF1" w:rsidRDefault="00D84FF1" w:rsidP="00E41315">
      <w:pPr>
        <w:pStyle w:val="ListParagraph"/>
        <w:numPr>
          <w:ilvl w:val="0"/>
          <w:numId w:val="12"/>
        </w:numPr>
        <w:spacing w:after="0"/>
        <w:rPr>
          <w:rFonts w:ascii="Calibri" w:eastAsia="Calibri" w:hAnsi="Calibri" w:cs="Calibri"/>
        </w:rPr>
      </w:pPr>
      <w:r w:rsidRPr="00D84FF1">
        <w:rPr>
          <w:rFonts w:ascii="Calibri" w:eastAsia="Calibri" w:hAnsi="Calibri" w:cs="Calibri"/>
        </w:rPr>
        <w:t xml:space="preserve">Accessible via web browsers on mobile or laptop by entering the IP </w:t>
      </w:r>
      <w:r w:rsidR="00322ADB" w:rsidRPr="00D84FF1">
        <w:rPr>
          <w:rFonts w:ascii="Calibri" w:eastAsia="Calibri" w:hAnsi="Calibri" w:cs="Calibri"/>
        </w:rPr>
        <w:t>address.</w:t>
      </w:r>
      <w:r w:rsidRPr="00D84FF1">
        <w:rPr>
          <w:rFonts w:ascii="Calibri" w:eastAsia="Calibri" w:hAnsi="Calibri" w:cs="Calibri"/>
        </w:rPr>
        <w:t xml:space="preserve"> </w:t>
      </w:r>
    </w:p>
    <w:p w14:paraId="00358E92" w14:textId="77777777" w:rsidR="00D84FF1" w:rsidRPr="00D84FF1" w:rsidRDefault="00D84FF1" w:rsidP="00D84FF1">
      <w:pPr>
        <w:spacing w:after="0"/>
        <w:rPr>
          <w:rFonts w:ascii="Calibri" w:eastAsia="Calibri" w:hAnsi="Calibri" w:cs="Calibri"/>
          <w:b/>
          <w:bCs/>
        </w:rPr>
      </w:pPr>
      <w:r w:rsidRPr="00D84FF1">
        <w:rPr>
          <w:rFonts w:ascii="Calibri" w:eastAsia="Calibri" w:hAnsi="Calibri" w:cs="Calibri"/>
          <w:b/>
          <w:bCs/>
        </w:rPr>
        <w:t>Health Data Access Servers:</w:t>
      </w:r>
    </w:p>
    <w:p w14:paraId="21AB2C9D" w14:textId="77777777" w:rsidR="00D84FF1" w:rsidRPr="00D84FF1" w:rsidRDefault="00D84FF1" w:rsidP="00E41315">
      <w:pPr>
        <w:pStyle w:val="ListParagraph"/>
        <w:numPr>
          <w:ilvl w:val="0"/>
          <w:numId w:val="13"/>
        </w:numPr>
        <w:spacing w:after="0"/>
        <w:rPr>
          <w:rFonts w:ascii="Calibri" w:eastAsia="Calibri" w:hAnsi="Calibri" w:cs="Calibri"/>
        </w:rPr>
      </w:pPr>
      <w:r w:rsidRPr="00D84FF1">
        <w:rPr>
          <w:rFonts w:ascii="Calibri" w:eastAsia="Calibri" w:hAnsi="Calibri" w:cs="Calibri"/>
        </w:rPr>
        <w:t>Allows access to the patient's health data from anywhere using the IP address of the website or through the downloaded app.</w:t>
      </w:r>
    </w:p>
    <w:p w14:paraId="3EDB5801" w14:textId="77777777" w:rsidR="00D84FF1" w:rsidRPr="00D84FF1" w:rsidRDefault="00D84FF1" w:rsidP="00E41315">
      <w:pPr>
        <w:pStyle w:val="ListParagraph"/>
        <w:numPr>
          <w:ilvl w:val="0"/>
          <w:numId w:val="13"/>
        </w:numPr>
        <w:spacing w:after="0"/>
        <w:rPr>
          <w:rFonts w:ascii="Calibri" w:eastAsia="Calibri" w:hAnsi="Calibri" w:cs="Calibri"/>
        </w:rPr>
      </w:pPr>
      <w:r w:rsidRPr="00D84FF1">
        <w:rPr>
          <w:rFonts w:ascii="Calibri" w:eastAsia="Calibri" w:hAnsi="Calibri" w:cs="Calibri"/>
        </w:rPr>
        <w:t>Provides flexibility and convenience for patients and healthcare providers to review health reports.</w:t>
      </w:r>
    </w:p>
    <w:p w14:paraId="774A0915" w14:textId="65396AAE" w:rsidR="00234316" w:rsidRDefault="00234316" w:rsidP="00234316">
      <w:pPr>
        <w:spacing w:after="0"/>
        <w:rPr>
          <w:rFonts w:ascii="Calibri" w:eastAsia="Calibri" w:hAnsi="Calibri" w:cs="Calibri"/>
          <w:b/>
          <w:bCs/>
        </w:rPr>
      </w:pPr>
      <w:r w:rsidRPr="00234316">
        <w:rPr>
          <w:rFonts w:ascii="Calibri" w:eastAsia="Calibri" w:hAnsi="Calibri" w:cs="Calibri"/>
          <w:b/>
          <w:bCs/>
        </w:rPr>
        <w:t>Health Database:</w:t>
      </w:r>
    </w:p>
    <w:p w14:paraId="756FCA03" w14:textId="77777777" w:rsidR="00B342AA" w:rsidRPr="0001010F" w:rsidRDefault="00B342AA" w:rsidP="0001010F">
      <w:pPr>
        <w:pStyle w:val="ListParagraph"/>
        <w:numPr>
          <w:ilvl w:val="0"/>
          <w:numId w:val="44"/>
        </w:numPr>
        <w:spacing w:after="0"/>
        <w:rPr>
          <w:rFonts w:ascii="Calibri" w:eastAsia="Calibri" w:hAnsi="Calibri" w:cs="Calibri"/>
        </w:rPr>
      </w:pPr>
      <w:r w:rsidRPr="0001010F">
        <w:rPr>
          <w:rFonts w:ascii="Calibri" w:eastAsia="Calibri" w:hAnsi="Calibri" w:cs="Calibri"/>
        </w:rPr>
        <w:t xml:space="preserve">Utilizes SQL Server database connected to the medical reports website and </w:t>
      </w:r>
      <w:proofErr w:type="spellStart"/>
      <w:r w:rsidRPr="0001010F">
        <w:rPr>
          <w:rFonts w:ascii="Calibri" w:eastAsia="Calibri" w:hAnsi="Calibri" w:cs="Calibri"/>
        </w:rPr>
        <w:t>Tasmota</w:t>
      </w:r>
      <w:proofErr w:type="spellEnd"/>
      <w:r w:rsidRPr="0001010F">
        <w:rPr>
          <w:rFonts w:ascii="Calibri" w:eastAsia="Calibri" w:hAnsi="Calibri" w:cs="Calibri"/>
        </w:rPr>
        <w:t>.</w:t>
      </w:r>
    </w:p>
    <w:p w14:paraId="19E9F24B" w14:textId="5CA5D152" w:rsidR="00B342AA" w:rsidRPr="0001010F" w:rsidRDefault="00B342AA" w:rsidP="0001010F">
      <w:pPr>
        <w:pStyle w:val="ListParagraph"/>
        <w:numPr>
          <w:ilvl w:val="0"/>
          <w:numId w:val="44"/>
        </w:numPr>
        <w:spacing w:after="0"/>
        <w:rPr>
          <w:rFonts w:ascii="Calibri" w:eastAsia="Calibri" w:hAnsi="Calibri" w:cs="Calibri"/>
        </w:rPr>
      </w:pPr>
      <w:r w:rsidRPr="0001010F">
        <w:rPr>
          <w:rFonts w:ascii="Calibri" w:eastAsia="Calibri" w:hAnsi="Calibri" w:cs="Calibri"/>
        </w:rPr>
        <w:t>Automatically updates with sensor data, organizing entries based on detected values.</w:t>
      </w:r>
    </w:p>
    <w:p w14:paraId="4AC76AA1" w14:textId="0C0B4124" w:rsidR="008A655F" w:rsidRPr="009D3F18" w:rsidRDefault="0031176C" w:rsidP="009D3F18">
      <w:pPr>
        <w:pStyle w:val="Heading2"/>
        <w:rPr>
          <w:rFonts w:eastAsia="Calibri"/>
          <w:sz w:val="22"/>
          <w:szCs w:val="22"/>
        </w:rPr>
      </w:pPr>
      <w:bookmarkStart w:id="11" w:name="_Toc158429230"/>
      <w:r w:rsidRPr="009D3F18">
        <w:rPr>
          <w:rFonts w:eastAsia="Calibri"/>
          <w:sz w:val="22"/>
          <w:szCs w:val="22"/>
        </w:rPr>
        <w:lastRenderedPageBreak/>
        <w:t xml:space="preserve">3.2: </w:t>
      </w:r>
      <w:r w:rsidR="00322ADB" w:rsidRPr="009D3F18">
        <w:rPr>
          <w:rFonts w:eastAsia="Calibri"/>
          <w:sz w:val="22"/>
          <w:szCs w:val="22"/>
        </w:rPr>
        <w:t>Boundaries</w:t>
      </w:r>
      <w:r w:rsidR="008A655F" w:rsidRPr="009D3F18">
        <w:rPr>
          <w:rFonts w:eastAsia="Calibri"/>
          <w:sz w:val="22"/>
          <w:szCs w:val="22"/>
        </w:rPr>
        <w:t xml:space="preserve"> of the project:</w:t>
      </w:r>
      <w:bookmarkEnd w:id="11"/>
    </w:p>
    <w:p w14:paraId="48240386" w14:textId="2EBE6713" w:rsidR="0017103D" w:rsidRDefault="0017103D" w:rsidP="00124F75">
      <w:pPr>
        <w:spacing w:after="0"/>
        <w:rPr>
          <w:rFonts w:ascii="Calibri" w:eastAsia="Calibri" w:hAnsi="Calibri" w:cs="Calibri"/>
          <w:b/>
          <w:bCs/>
        </w:rPr>
      </w:pPr>
      <w:r w:rsidRPr="0017103D">
        <w:rPr>
          <w:rFonts w:ascii="Calibri" w:eastAsia="Calibri" w:hAnsi="Calibri" w:cs="Calibri"/>
          <w:b/>
          <w:bCs/>
        </w:rPr>
        <w:t>Inclusions:</w:t>
      </w:r>
    </w:p>
    <w:p w14:paraId="60BC2BC0" w14:textId="0C39C585" w:rsidR="0017103D" w:rsidRPr="0017103D" w:rsidRDefault="0017103D" w:rsidP="00E41315">
      <w:pPr>
        <w:pStyle w:val="ListParagraph"/>
        <w:numPr>
          <w:ilvl w:val="0"/>
          <w:numId w:val="15"/>
        </w:numPr>
        <w:spacing w:after="0"/>
        <w:rPr>
          <w:rFonts w:ascii="Calibri" w:eastAsia="Calibri" w:hAnsi="Calibri" w:cs="Calibri"/>
          <w:b/>
          <w:bCs/>
        </w:rPr>
      </w:pPr>
      <w:r>
        <w:rPr>
          <w:rFonts w:ascii="Calibri" w:eastAsia="Calibri" w:hAnsi="Calibri" w:cs="Calibri"/>
        </w:rPr>
        <w:t xml:space="preserve">Monitoring a </w:t>
      </w:r>
      <w:r w:rsidR="00322ADB">
        <w:rPr>
          <w:rFonts w:ascii="Calibri" w:eastAsia="Calibri" w:hAnsi="Calibri" w:cs="Calibri"/>
        </w:rPr>
        <w:t>health</w:t>
      </w:r>
      <w:r>
        <w:rPr>
          <w:rFonts w:ascii="Calibri" w:eastAsia="Calibri" w:hAnsi="Calibri" w:cs="Calibri"/>
        </w:rPr>
        <w:t xml:space="preserve"> system gadget for patients.</w:t>
      </w:r>
    </w:p>
    <w:p w14:paraId="7EFF6049" w14:textId="71F9FFD2" w:rsidR="008A655F" w:rsidRPr="008A655F" w:rsidRDefault="008A655F" w:rsidP="00E41315">
      <w:pPr>
        <w:pStyle w:val="ListParagraph"/>
        <w:numPr>
          <w:ilvl w:val="0"/>
          <w:numId w:val="15"/>
        </w:numPr>
        <w:spacing w:after="0"/>
        <w:rPr>
          <w:rFonts w:ascii="Calibri" w:eastAsia="Calibri" w:hAnsi="Calibri" w:cs="Calibri"/>
          <w:b/>
          <w:bCs/>
        </w:rPr>
      </w:pPr>
      <w:r w:rsidRPr="008A655F">
        <w:rPr>
          <w:rFonts w:ascii="Calibri" w:eastAsia="Calibri" w:hAnsi="Calibri" w:cs="Calibri"/>
        </w:rPr>
        <w:t xml:space="preserve">Implementation of an </w:t>
      </w:r>
      <w:r w:rsidR="00CA03B9">
        <w:rPr>
          <w:rFonts w:ascii="Calibri" w:eastAsia="Calibri" w:hAnsi="Calibri" w:cs="Calibri"/>
        </w:rPr>
        <w:t xml:space="preserve">alert led </w:t>
      </w:r>
      <w:r w:rsidRPr="008A655F">
        <w:rPr>
          <w:rFonts w:ascii="Calibri" w:eastAsia="Calibri" w:hAnsi="Calibri" w:cs="Calibri"/>
        </w:rPr>
        <w:t>system for abnormal readings or critical conditions detected by sensors.</w:t>
      </w:r>
    </w:p>
    <w:p w14:paraId="23116794" w14:textId="3A5D0137" w:rsidR="0017103D" w:rsidRPr="0017103D" w:rsidRDefault="008A655F" w:rsidP="00E41315">
      <w:pPr>
        <w:pStyle w:val="ListParagraph"/>
        <w:numPr>
          <w:ilvl w:val="0"/>
          <w:numId w:val="15"/>
        </w:numPr>
        <w:spacing w:after="0"/>
        <w:rPr>
          <w:rFonts w:ascii="Calibri" w:eastAsia="Calibri" w:hAnsi="Calibri" w:cs="Calibri"/>
          <w:b/>
          <w:bCs/>
        </w:rPr>
      </w:pPr>
      <w:r>
        <w:rPr>
          <w:rFonts w:ascii="Calibri" w:eastAsia="Calibri" w:hAnsi="Calibri" w:cs="Calibri"/>
        </w:rPr>
        <w:t xml:space="preserve">Utilization of </w:t>
      </w:r>
      <w:r w:rsidR="00CA03B9">
        <w:rPr>
          <w:rFonts w:ascii="Calibri" w:eastAsia="Calibri" w:hAnsi="Calibri" w:cs="Calibri"/>
        </w:rPr>
        <w:t xml:space="preserve">Heart </w:t>
      </w:r>
      <w:r w:rsidR="00D25798">
        <w:rPr>
          <w:rFonts w:ascii="Calibri" w:eastAsia="Calibri" w:hAnsi="Calibri" w:cs="Calibri"/>
        </w:rPr>
        <w:t>rate, Body</w:t>
      </w:r>
      <w:r w:rsidR="00CA03B9">
        <w:rPr>
          <w:rFonts w:ascii="Calibri" w:eastAsia="Calibri" w:hAnsi="Calibri" w:cs="Calibri"/>
        </w:rPr>
        <w:t xml:space="preserve"> Temperature and Blood </w:t>
      </w:r>
      <w:proofErr w:type="gramStart"/>
      <w:r w:rsidR="00CA03B9">
        <w:rPr>
          <w:rFonts w:ascii="Calibri" w:eastAsia="Calibri" w:hAnsi="Calibri" w:cs="Calibri"/>
        </w:rPr>
        <w:t xml:space="preserve">pressure </w:t>
      </w:r>
      <w:r w:rsidR="0017103D">
        <w:rPr>
          <w:rFonts w:ascii="Calibri" w:eastAsia="Calibri" w:hAnsi="Calibri" w:cs="Calibri"/>
        </w:rPr>
        <w:t xml:space="preserve"> to</w:t>
      </w:r>
      <w:proofErr w:type="gramEnd"/>
      <w:r w:rsidR="0017103D">
        <w:rPr>
          <w:rFonts w:ascii="Calibri" w:eastAsia="Calibri" w:hAnsi="Calibri" w:cs="Calibri"/>
        </w:rPr>
        <w:t xml:space="preserve"> </w:t>
      </w:r>
      <w:r>
        <w:rPr>
          <w:rFonts w:ascii="Calibri" w:eastAsia="Calibri" w:hAnsi="Calibri" w:cs="Calibri"/>
        </w:rPr>
        <w:t xml:space="preserve">ensure accurate operations. </w:t>
      </w:r>
    </w:p>
    <w:p w14:paraId="6504CB2A" w14:textId="673A6654" w:rsidR="0017103D" w:rsidRPr="0017103D" w:rsidRDefault="0017103D" w:rsidP="00E41315">
      <w:pPr>
        <w:pStyle w:val="ListParagraph"/>
        <w:numPr>
          <w:ilvl w:val="0"/>
          <w:numId w:val="15"/>
        </w:numPr>
        <w:spacing w:after="0"/>
        <w:rPr>
          <w:rFonts w:ascii="Calibri" w:eastAsia="Calibri" w:hAnsi="Calibri" w:cs="Calibri"/>
          <w:b/>
          <w:bCs/>
        </w:rPr>
      </w:pPr>
      <w:r>
        <w:rPr>
          <w:rFonts w:ascii="Calibri" w:eastAsia="Calibri" w:hAnsi="Calibri" w:cs="Calibri"/>
        </w:rPr>
        <w:t>Patients and GP or doctor access the health reports through the HTML website</w:t>
      </w:r>
    </w:p>
    <w:p w14:paraId="370C47EE" w14:textId="77777777" w:rsidR="00D25798" w:rsidRPr="00D25798" w:rsidRDefault="0017103D" w:rsidP="0017103D">
      <w:pPr>
        <w:pStyle w:val="ListParagraph"/>
        <w:numPr>
          <w:ilvl w:val="0"/>
          <w:numId w:val="15"/>
        </w:numPr>
        <w:spacing w:after="0"/>
        <w:rPr>
          <w:rFonts w:ascii="Calibri" w:eastAsia="Calibri" w:hAnsi="Calibri" w:cs="Calibri"/>
          <w:b/>
          <w:bCs/>
        </w:rPr>
      </w:pPr>
      <w:r>
        <w:rPr>
          <w:rFonts w:ascii="Calibri" w:eastAsia="Calibri" w:hAnsi="Calibri" w:cs="Calibri"/>
        </w:rPr>
        <w:t xml:space="preserve">Integration with </w:t>
      </w:r>
      <w:r w:rsidR="00D661E8">
        <w:rPr>
          <w:rFonts w:ascii="Calibri" w:eastAsia="Calibri" w:hAnsi="Calibri" w:cs="Calibri"/>
        </w:rPr>
        <w:t>MQTT, Node</w:t>
      </w:r>
      <w:r>
        <w:rPr>
          <w:rFonts w:ascii="Calibri" w:eastAsia="Calibri" w:hAnsi="Calibri" w:cs="Calibri"/>
        </w:rPr>
        <w:t xml:space="preserve"> </w:t>
      </w:r>
      <w:r w:rsidR="00D661E8">
        <w:rPr>
          <w:rFonts w:ascii="Calibri" w:eastAsia="Calibri" w:hAnsi="Calibri" w:cs="Calibri"/>
        </w:rPr>
        <w:t>Red, SQL Database</w:t>
      </w:r>
      <w:r>
        <w:rPr>
          <w:rFonts w:ascii="Calibri" w:eastAsia="Calibri" w:hAnsi="Calibri" w:cs="Calibri"/>
        </w:rPr>
        <w:t>, ESP</w:t>
      </w:r>
      <w:r w:rsidR="00D25798">
        <w:rPr>
          <w:rFonts w:ascii="Calibri" w:eastAsia="Calibri" w:hAnsi="Calibri" w:cs="Calibri"/>
        </w:rPr>
        <w:t>8266</w:t>
      </w:r>
      <w:r>
        <w:rPr>
          <w:rFonts w:ascii="Calibri" w:eastAsia="Calibri" w:hAnsi="Calibri" w:cs="Calibri"/>
        </w:rPr>
        <w:t xml:space="preserve"> WI-FI </w:t>
      </w:r>
      <w:r w:rsidR="00D25798">
        <w:rPr>
          <w:rFonts w:ascii="Calibri" w:eastAsia="Calibri" w:hAnsi="Calibri" w:cs="Calibri"/>
        </w:rPr>
        <w:t>chip and</w:t>
      </w:r>
      <w:r>
        <w:rPr>
          <w:rFonts w:ascii="Calibri" w:eastAsia="Calibri" w:hAnsi="Calibri" w:cs="Calibri"/>
        </w:rPr>
        <w:t xml:space="preserve"> other designated </w:t>
      </w:r>
      <w:r w:rsidR="00322ADB">
        <w:rPr>
          <w:rFonts w:ascii="Calibri" w:eastAsia="Calibri" w:hAnsi="Calibri" w:cs="Calibri"/>
        </w:rPr>
        <w:t>technologies</w:t>
      </w:r>
    </w:p>
    <w:p w14:paraId="12E55BF8" w14:textId="4CAA29A4" w:rsidR="0017103D" w:rsidRPr="00D25798" w:rsidRDefault="0017103D" w:rsidP="00D25798">
      <w:pPr>
        <w:spacing w:after="0"/>
        <w:rPr>
          <w:rFonts w:ascii="Calibri" w:eastAsia="Calibri" w:hAnsi="Calibri" w:cs="Calibri"/>
          <w:b/>
          <w:bCs/>
        </w:rPr>
      </w:pPr>
      <w:r w:rsidRPr="00D25798">
        <w:rPr>
          <w:rFonts w:ascii="Calibri" w:eastAsia="Calibri" w:hAnsi="Calibri" w:cs="Calibri"/>
          <w:b/>
          <w:bCs/>
        </w:rPr>
        <w:t>Exclusions:</w:t>
      </w:r>
    </w:p>
    <w:p w14:paraId="303476A7" w14:textId="2D3EE55B" w:rsidR="0017103D" w:rsidRPr="0017103D" w:rsidRDefault="0017103D" w:rsidP="00E41315">
      <w:pPr>
        <w:pStyle w:val="ListParagraph"/>
        <w:numPr>
          <w:ilvl w:val="0"/>
          <w:numId w:val="16"/>
        </w:numPr>
        <w:spacing w:after="0"/>
        <w:rPr>
          <w:rFonts w:ascii="Calibri" w:eastAsia="Calibri" w:hAnsi="Calibri" w:cs="Calibri"/>
          <w:b/>
          <w:bCs/>
        </w:rPr>
      </w:pPr>
      <w:r>
        <w:rPr>
          <w:rFonts w:ascii="Calibri" w:eastAsia="Calibri" w:hAnsi="Calibri" w:cs="Calibri"/>
        </w:rPr>
        <w:t>Physical sensor adjustments</w:t>
      </w:r>
      <w:r w:rsidR="008A655F">
        <w:rPr>
          <w:rFonts w:ascii="Calibri" w:eastAsia="Calibri" w:hAnsi="Calibri" w:cs="Calibri"/>
        </w:rPr>
        <w:t xml:space="preserve"> </w:t>
      </w:r>
      <w:r w:rsidR="00322ADB">
        <w:rPr>
          <w:rFonts w:ascii="Calibri" w:eastAsia="Calibri" w:hAnsi="Calibri" w:cs="Calibri"/>
        </w:rPr>
        <w:t>beyond the</w:t>
      </w:r>
      <w:r>
        <w:rPr>
          <w:rFonts w:ascii="Calibri" w:eastAsia="Calibri" w:hAnsi="Calibri" w:cs="Calibri"/>
        </w:rPr>
        <w:t xml:space="preserve"> automated health system)</w:t>
      </w:r>
    </w:p>
    <w:p w14:paraId="6ECE3FF4" w14:textId="05E05563" w:rsidR="008A655F" w:rsidRDefault="008A655F" w:rsidP="00124F75">
      <w:pPr>
        <w:pStyle w:val="ListParagraph"/>
        <w:numPr>
          <w:ilvl w:val="0"/>
          <w:numId w:val="1"/>
        </w:numPr>
        <w:spacing w:after="0"/>
        <w:rPr>
          <w:rFonts w:ascii="Calibri" w:eastAsia="Calibri" w:hAnsi="Calibri" w:cs="Calibri"/>
        </w:rPr>
      </w:pPr>
      <w:r>
        <w:rPr>
          <w:rFonts w:ascii="Calibri" w:eastAsia="Calibri" w:hAnsi="Calibri" w:cs="Calibri"/>
        </w:rPr>
        <w:t>Q</w:t>
      </w:r>
      <w:r w:rsidRPr="008A655F">
        <w:rPr>
          <w:rFonts w:ascii="Calibri" w:eastAsia="Calibri" w:hAnsi="Calibri" w:cs="Calibri"/>
        </w:rPr>
        <w:t>uality control and consistency in the production of hardware components.</w:t>
      </w:r>
    </w:p>
    <w:p w14:paraId="7FFFBD07" w14:textId="77777777" w:rsidR="008A655F" w:rsidRDefault="008A655F" w:rsidP="00124F75">
      <w:pPr>
        <w:pStyle w:val="ListParagraph"/>
        <w:numPr>
          <w:ilvl w:val="0"/>
          <w:numId w:val="1"/>
        </w:numPr>
        <w:spacing w:after="0"/>
        <w:rPr>
          <w:rFonts w:ascii="Calibri" w:eastAsia="Calibri" w:hAnsi="Calibri" w:cs="Calibri"/>
        </w:rPr>
      </w:pPr>
      <w:r w:rsidRPr="008A655F">
        <w:rPr>
          <w:rFonts w:ascii="Calibri" w:eastAsia="Calibri" w:hAnsi="Calibri" w:cs="Calibri"/>
        </w:rPr>
        <w:t>Specific integration with smart home systems is not mentioned in the health system context.</w:t>
      </w:r>
    </w:p>
    <w:p w14:paraId="4C7EB918" w14:textId="4600B5A5" w:rsidR="008A655F" w:rsidRDefault="008A655F" w:rsidP="00124F75">
      <w:pPr>
        <w:pStyle w:val="ListParagraph"/>
        <w:numPr>
          <w:ilvl w:val="0"/>
          <w:numId w:val="1"/>
        </w:numPr>
        <w:spacing w:after="0"/>
        <w:rPr>
          <w:rFonts w:ascii="Calibri" w:eastAsia="Calibri" w:hAnsi="Calibri" w:cs="Calibri"/>
        </w:rPr>
      </w:pPr>
      <w:r>
        <w:rPr>
          <w:rFonts w:ascii="Calibri" w:eastAsia="Calibri" w:hAnsi="Calibri" w:cs="Calibri"/>
        </w:rPr>
        <w:t xml:space="preserve">Creation of HTML </w:t>
      </w:r>
      <w:r w:rsidR="00322ADB">
        <w:rPr>
          <w:rFonts w:ascii="Calibri" w:eastAsia="Calibri" w:hAnsi="Calibri" w:cs="Calibri"/>
        </w:rPr>
        <w:t>website</w:t>
      </w:r>
      <w:r>
        <w:rPr>
          <w:rFonts w:ascii="Calibri" w:eastAsia="Calibri" w:hAnsi="Calibri" w:cs="Calibri"/>
        </w:rPr>
        <w:t xml:space="preserve"> and SQL database for platforms </w:t>
      </w:r>
      <w:r w:rsidR="00322ADB">
        <w:rPr>
          <w:rFonts w:ascii="Calibri" w:eastAsia="Calibri" w:hAnsi="Calibri" w:cs="Calibri"/>
        </w:rPr>
        <w:t>accessing</w:t>
      </w:r>
      <w:r>
        <w:rPr>
          <w:rFonts w:ascii="Calibri" w:eastAsia="Calibri" w:hAnsi="Calibri" w:cs="Calibri"/>
        </w:rPr>
        <w:t xml:space="preserve"> the health system</w:t>
      </w:r>
    </w:p>
    <w:p w14:paraId="5682927D" w14:textId="7A9C2CAA" w:rsidR="008A655F" w:rsidRPr="0031176C" w:rsidRDefault="008A655F" w:rsidP="008A655F">
      <w:pPr>
        <w:pStyle w:val="ListParagraph"/>
        <w:numPr>
          <w:ilvl w:val="0"/>
          <w:numId w:val="1"/>
        </w:numPr>
        <w:spacing w:after="0"/>
        <w:rPr>
          <w:rFonts w:ascii="Calibri" w:eastAsia="Calibri" w:hAnsi="Calibri" w:cs="Calibri"/>
        </w:rPr>
      </w:pPr>
      <w:r>
        <w:rPr>
          <w:rFonts w:ascii="Calibri" w:eastAsia="Calibri" w:hAnsi="Calibri" w:cs="Calibri"/>
        </w:rPr>
        <w:t xml:space="preserve">Including third party technologies that </w:t>
      </w:r>
      <w:r w:rsidR="00322ADB">
        <w:rPr>
          <w:rFonts w:ascii="Calibri" w:eastAsia="Calibri" w:hAnsi="Calibri" w:cs="Calibri"/>
        </w:rPr>
        <w:t>aren’t</w:t>
      </w:r>
      <w:r>
        <w:rPr>
          <w:rFonts w:ascii="Calibri" w:eastAsia="Calibri" w:hAnsi="Calibri" w:cs="Calibri"/>
        </w:rPr>
        <w:t xml:space="preserve"> listed in the project </w:t>
      </w:r>
      <w:r w:rsidR="00322ADB">
        <w:rPr>
          <w:rFonts w:ascii="Calibri" w:eastAsia="Calibri" w:hAnsi="Calibri" w:cs="Calibri"/>
        </w:rPr>
        <w:t>descriptions.</w:t>
      </w:r>
    </w:p>
    <w:p w14:paraId="48C7AC9B" w14:textId="77777777" w:rsidR="008A655F" w:rsidRPr="009D3F18" w:rsidRDefault="008A655F" w:rsidP="009D3F18">
      <w:pPr>
        <w:spacing w:after="0"/>
        <w:rPr>
          <w:rFonts w:ascii="Calibri" w:eastAsia="Calibri" w:hAnsi="Calibri" w:cs="Calibri"/>
          <w:sz w:val="18"/>
          <w:szCs w:val="18"/>
        </w:rPr>
      </w:pPr>
    </w:p>
    <w:p w14:paraId="436DA8D0" w14:textId="27DB688C" w:rsidR="008A655F" w:rsidRPr="009D3F18" w:rsidRDefault="00593BC8" w:rsidP="009D3F18">
      <w:pPr>
        <w:pStyle w:val="Heading2"/>
        <w:rPr>
          <w:rFonts w:eastAsia="Calibri"/>
          <w:sz w:val="22"/>
          <w:szCs w:val="22"/>
        </w:rPr>
      </w:pPr>
      <w:bookmarkStart w:id="12" w:name="_Toc158429231"/>
      <w:r w:rsidRPr="009D3F18">
        <w:rPr>
          <w:rFonts w:eastAsia="Calibri"/>
          <w:sz w:val="22"/>
          <w:szCs w:val="22"/>
        </w:rPr>
        <w:t xml:space="preserve">3.3: </w:t>
      </w:r>
      <w:r w:rsidR="008A655F" w:rsidRPr="009D3F18">
        <w:rPr>
          <w:rFonts w:eastAsia="Calibri"/>
          <w:sz w:val="22"/>
          <w:szCs w:val="22"/>
        </w:rPr>
        <w:t>Limitations and Challenges:</w:t>
      </w:r>
      <w:bookmarkEnd w:id="12"/>
      <w:r w:rsidR="008A655F" w:rsidRPr="009D3F18">
        <w:rPr>
          <w:rFonts w:eastAsia="Calibri"/>
          <w:sz w:val="22"/>
          <w:szCs w:val="22"/>
        </w:rPr>
        <w:t xml:space="preserve"> </w:t>
      </w:r>
    </w:p>
    <w:p w14:paraId="399B4598" w14:textId="77777777" w:rsidR="008A655F" w:rsidRDefault="008A655F" w:rsidP="008A655F">
      <w:r w:rsidRPr="008A655F">
        <w:rPr>
          <w:b/>
          <w:bCs/>
        </w:rPr>
        <w:t>Hardware Limitations:</w:t>
      </w:r>
      <w:r>
        <w:t xml:space="preserve"> </w:t>
      </w:r>
    </w:p>
    <w:p w14:paraId="1EC10856" w14:textId="471E28F4" w:rsidR="008A655F" w:rsidRDefault="008A655F" w:rsidP="00E41315">
      <w:pPr>
        <w:pStyle w:val="ListParagraph"/>
        <w:numPr>
          <w:ilvl w:val="0"/>
          <w:numId w:val="16"/>
        </w:numPr>
      </w:pPr>
      <w:r>
        <w:t>Design and materials used determine the accuracy of all sensors</w:t>
      </w:r>
      <w:r w:rsidR="00317597">
        <w:t xml:space="preserve">, </w:t>
      </w:r>
      <w:r>
        <w:t>defin</w:t>
      </w:r>
      <w:r w:rsidR="00317597">
        <w:t>ing</w:t>
      </w:r>
      <w:r>
        <w:t xml:space="preserve"> the accuracy </w:t>
      </w:r>
      <w:r w:rsidR="00322ADB">
        <w:t>of health</w:t>
      </w:r>
      <w:r>
        <w:t xml:space="preserve"> status for each </w:t>
      </w:r>
      <w:r w:rsidR="00001CFE">
        <w:t>patient.</w:t>
      </w:r>
    </w:p>
    <w:p w14:paraId="4E00EC4D" w14:textId="14763026" w:rsidR="008A655F" w:rsidRDefault="008A655F" w:rsidP="008A655F">
      <w:pPr>
        <w:rPr>
          <w:b/>
          <w:bCs/>
        </w:rPr>
      </w:pPr>
      <w:r w:rsidRPr="008A655F">
        <w:rPr>
          <w:b/>
          <w:bCs/>
        </w:rPr>
        <w:t>Data Accuracy:</w:t>
      </w:r>
    </w:p>
    <w:p w14:paraId="6E6BE575" w14:textId="77777777" w:rsidR="00317597" w:rsidRDefault="00317597" w:rsidP="00E41315">
      <w:pPr>
        <w:pStyle w:val="ListParagraph"/>
        <w:numPr>
          <w:ilvl w:val="0"/>
          <w:numId w:val="16"/>
        </w:numPr>
      </w:pPr>
      <w:r w:rsidRPr="00317597">
        <w:t>Precision of all sensors influences how health readings are measured and accurately reflected in the Medical Report.</w:t>
      </w:r>
    </w:p>
    <w:p w14:paraId="24EB0526" w14:textId="7F149E67" w:rsidR="008A655F" w:rsidRDefault="008A655F" w:rsidP="008A655F">
      <w:pPr>
        <w:rPr>
          <w:b/>
          <w:bCs/>
        </w:rPr>
      </w:pPr>
      <w:r w:rsidRPr="008A655F">
        <w:rPr>
          <w:b/>
          <w:bCs/>
        </w:rPr>
        <w:t xml:space="preserve">Website </w:t>
      </w:r>
      <w:r w:rsidR="00322ADB" w:rsidRPr="008A655F">
        <w:rPr>
          <w:b/>
          <w:bCs/>
        </w:rPr>
        <w:t>Combability</w:t>
      </w:r>
      <w:r w:rsidRPr="008A655F">
        <w:rPr>
          <w:b/>
          <w:bCs/>
        </w:rPr>
        <w:t>:</w:t>
      </w:r>
    </w:p>
    <w:p w14:paraId="05A986DA" w14:textId="77777777" w:rsidR="007A1A35" w:rsidRPr="007A1A35" w:rsidRDefault="00317597" w:rsidP="002E3770">
      <w:pPr>
        <w:pStyle w:val="ListParagraph"/>
        <w:numPr>
          <w:ilvl w:val="0"/>
          <w:numId w:val="16"/>
        </w:numPr>
        <w:ind w:left="360"/>
        <w:rPr>
          <w:b/>
          <w:bCs/>
        </w:rPr>
      </w:pPr>
      <w:r w:rsidRPr="00317597">
        <w:t>The compatibility of website IP addresses</w:t>
      </w:r>
      <w:r>
        <w:t xml:space="preserve"> </w:t>
      </w:r>
      <w:r w:rsidR="00452CD4">
        <w:t xml:space="preserve">might be restricted to </w:t>
      </w:r>
      <w:r w:rsidR="00AD7004">
        <w:t>web</w:t>
      </w:r>
      <w:r w:rsidR="00452CD4">
        <w:t xml:space="preserve"> servers like </w:t>
      </w:r>
      <w:r w:rsidR="00322ADB">
        <w:t>Firefox</w:t>
      </w:r>
      <w:r w:rsidR="00452CD4">
        <w:t xml:space="preserve"> or operating systems, </w:t>
      </w:r>
      <w:r w:rsidRPr="00317597">
        <w:t>potentially leading to errors for patients</w:t>
      </w:r>
      <w:r>
        <w:t xml:space="preserve">. </w:t>
      </w:r>
    </w:p>
    <w:p w14:paraId="19AD8D7E" w14:textId="78162C2C" w:rsidR="00452CD4" w:rsidRPr="007A1A35" w:rsidRDefault="00452CD4" w:rsidP="007A1A35">
      <w:pPr>
        <w:rPr>
          <w:b/>
          <w:bCs/>
        </w:rPr>
      </w:pPr>
      <w:r w:rsidRPr="007A1A35">
        <w:rPr>
          <w:b/>
          <w:bCs/>
        </w:rPr>
        <w:t>Real Time connection:</w:t>
      </w:r>
      <w:r w:rsidR="00317597" w:rsidRPr="007A1A35">
        <w:rPr>
          <w:b/>
          <w:bCs/>
        </w:rPr>
        <w:t xml:space="preserve"> </w:t>
      </w:r>
    </w:p>
    <w:p w14:paraId="042E908B" w14:textId="77777777" w:rsidR="00317597" w:rsidRDefault="00317597" w:rsidP="00E41315">
      <w:pPr>
        <w:pStyle w:val="ListParagraph"/>
        <w:numPr>
          <w:ilvl w:val="0"/>
          <w:numId w:val="16"/>
        </w:numPr>
      </w:pPr>
      <w:r w:rsidRPr="00317597">
        <w:t>Reliable and accurate real-time connection is essential for the system to operate effectively; network disruptions can impact this connection.</w:t>
      </w:r>
    </w:p>
    <w:p w14:paraId="57F0DD22" w14:textId="67A96549" w:rsidR="00452CD4" w:rsidRPr="00452CD4" w:rsidRDefault="00452CD4" w:rsidP="00452CD4">
      <w:pPr>
        <w:rPr>
          <w:b/>
          <w:bCs/>
        </w:rPr>
      </w:pPr>
      <w:r w:rsidRPr="00452CD4">
        <w:rPr>
          <w:b/>
          <w:bCs/>
        </w:rPr>
        <w:t>Regul</w:t>
      </w:r>
      <w:r w:rsidR="00317597">
        <w:rPr>
          <w:b/>
          <w:bCs/>
        </w:rPr>
        <w:t xml:space="preserve">atory </w:t>
      </w:r>
      <w:r w:rsidRPr="00452CD4">
        <w:rPr>
          <w:b/>
          <w:bCs/>
        </w:rPr>
        <w:t>Compliance:</w:t>
      </w:r>
    </w:p>
    <w:p w14:paraId="4A2CA1C5" w14:textId="1FDAC081" w:rsidR="00B342AA" w:rsidRDefault="00317597" w:rsidP="00E41315">
      <w:pPr>
        <w:pStyle w:val="ListParagraph"/>
        <w:numPr>
          <w:ilvl w:val="0"/>
          <w:numId w:val="16"/>
        </w:numPr>
      </w:pPr>
      <w:r w:rsidRPr="00317597">
        <w:t>Monitoring and controlling health-related measures in accordance with local standards and regulations may pose challenges and need to be addressed.</w:t>
      </w:r>
    </w:p>
    <w:p w14:paraId="032735F0" w14:textId="77777777" w:rsidR="00062BAB" w:rsidRDefault="00062BAB" w:rsidP="00B342AA"/>
    <w:p w14:paraId="645A4930" w14:textId="77777777" w:rsidR="007A1A35" w:rsidRDefault="007A1A35" w:rsidP="00B342AA"/>
    <w:p w14:paraId="57BDC373" w14:textId="77777777" w:rsidR="007A1A35" w:rsidRPr="00B342AA" w:rsidRDefault="007A1A35" w:rsidP="00B342AA"/>
    <w:p w14:paraId="0936DE84" w14:textId="2B0E3ECD" w:rsidR="008A655F" w:rsidRPr="008A655F" w:rsidRDefault="00124F75" w:rsidP="00E41315">
      <w:pPr>
        <w:pStyle w:val="Heading2"/>
        <w:numPr>
          <w:ilvl w:val="0"/>
          <w:numId w:val="33"/>
        </w:numPr>
      </w:pPr>
      <w:bookmarkStart w:id="13" w:name="_Toc158429232"/>
      <w:r w:rsidRPr="7216D891">
        <w:lastRenderedPageBreak/>
        <w:t>Project Schedule</w:t>
      </w:r>
      <w:bookmarkEnd w:id="13"/>
    </w:p>
    <w:p w14:paraId="163EC18D" w14:textId="75B51E81" w:rsidR="00062BAB" w:rsidRPr="0099609A" w:rsidRDefault="00642ABA" w:rsidP="0099609A">
      <w:pPr>
        <w:pStyle w:val="Heading2"/>
        <w:rPr>
          <w:sz w:val="22"/>
          <w:szCs w:val="22"/>
        </w:rPr>
      </w:pPr>
      <w:r w:rsidRPr="0099609A">
        <w:rPr>
          <w:sz w:val="22"/>
          <w:szCs w:val="22"/>
        </w:rPr>
        <w:t>4.1: Health Monitoring System Gannt Chart</w:t>
      </w:r>
    </w:p>
    <w:p w14:paraId="07584524" w14:textId="77777777" w:rsidR="00642ABA" w:rsidRDefault="00642ABA" w:rsidP="00642ABA"/>
    <w:p w14:paraId="470A0D25" w14:textId="1AA0E9ED" w:rsidR="00747498" w:rsidRPr="00747498" w:rsidRDefault="00747498" w:rsidP="00747498">
      <w:pPr>
        <w:pStyle w:val="Heading2"/>
        <w:rPr>
          <w:sz w:val="16"/>
          <w:szCs w:val="16"/>
        </w:rPr>
      </w:pPr>
      <w:r w:rsidRPr="00747498">
        <w:rPr>
          <w:sz w:val="16"/>
          <w:szCs w:val="16"/>
        </w:rPr>
        <w:t>Figure 1</w:t>
      </w:r>
      <w:r w:rsidR="00B26CA1">
        <w:rPr>
          <w:sz w:val="16"/>
          <w:szCs w:val="16"/>
        </w:rPr>
        <w:t>7</w:t>
      </w:r>
      <w:r w:rsidRPr="00747498">
        <w:rPr>
          <w:sz w:val="16"/>
          <w:szCs w:val="16"/>
        </w:rPr>
        <w:t xml:space="preserve"> – Gannt Chart</w:t>
      </w:r>
    </w:p>
    <w:p w14:paraId="3598F896" w14:textId="77777777" w:rsidR="00124F75" w:rsidRDefault="00124F75" w:rsidP="00124F75">
      <w:pPr>
        <w:spacing w:after="0"/>
        <w:rPr>
          <w:rFonts w:ascii="Calibri" w:eastAsia="Calibri" w:hAnsi="Calibri" w:cs="Calibri"/>
        </w:rPr>
      </w:pPr>
    </w:p>
    <w:p w14:paraId="48855148" w14:textId="77777777" w:rsidR="00124F75" w:rsidRPr="00E0425F" w:rsidRDefault="00124F75" w:rsidP="00124F75">
      <w:pPr>
        <w:spacing w:after="0"/>
        <w:rPr>
          <w:rFonts w:ascii="Calibri" w:eastAsia="Calibri" w:hAnsi="Calibri" w:cs="Calibri"/>
        </w:rPr>
      </w:pPr>
    </w:p>
    <w:p w14:paraId="3D8C193D" w14:textId="77777777" w:rsidR="00124F75" w:rsidRDefault="00124F75" w:rsidP="00124F75">
      <w:pPr>
        <w:spacing w:after="0"/>
      </w:pPr>
    </w:p>
    <w:p w14:paraId="42B10A15" w14:textId="77777777" w:rsidR="00124F75" w:rsidRDefault="00124F75" w:rsidP="00124F75">
      <w:pPr>
        <w:spacing w:after="0"/>
      </w:pPr>
    </w:p>
    <w:p w14:paraId="1CDCA810" w14:textId="77777777" w:rsidR="00124F75" w:rsidRDefault="00124F75" w:rsidP="00124F75">
      <w:pPr>
        <w:spacing w:after="0"/>
      </w:pPr>
    </w:p>
    <w:p w14:paraId="58283EE2" w14:textId="77777777" w:rsidR="00124F75" w:rsidRDefault="00124F75" w:rsidP="00124F75">
      <w:pPr>
        <w:spacing w:after="0"/>
      </w:pPr>
    </w:p>
    <w:p w14:paraId="1B015279" w14:textId="77777777" w:rsidR="00124F75" w:rsidRDefault="00124F75" w:rsidP="00124F75">
      <w:pPr>
        <w:spacing w:after="0"/>
      </w:pPr>
    </w:p>
    <w:p w14:paraId="1CC5B4CA" w14:textId="77777777" w:rsidR="00124F75" w:rsidRDefault="00124F75" w:rsidP="00124F75">
      <w:pPr>
        <w:spacing w:after="0"/>
      </w:pPr>
    </w:p>
    <w:p w14:paraId="592790EB" w14:textId="3D40FC9E" w:rsidR="00646400" w:rsidRDefault="00646400" w:rsidP="00124F75">
      <w:pPr>
        <w:spacing w:after="0"/>
      </w:pPr>
    </w:p>
    <w:p w14:paraId="01F94407" w14:textId="6D190D11" w:rsidR="00124F75" w:rsidRDefault="006371BD" w:rsidP="00124F75">
      <w:pPr>
        <w:pStyle w:val="Heading2"/>
      </w:pPr>
      <w:bookmarkStart w:id="14" w:name="_Toc158429233"/>
      <w:proofErr w:type="gramStart"/>
      <w:r>
        <w:rPr>
          <w:rFonts w:ascii="Calibri" w:eastAsia="Calibri" w:hAnsi="Calibri" w:cs="Calibri"/>
          <w:b/>
          <w:bCs/>
          <w:sz w:val="22"/>
          <w:szCs w:val="22"/>
        </w:rPr>
        <w:t xml:space="preserve">5 </w:t>
      </w:r>
      <w:r w:rsidR="00124F75" w:rsidRPr="7216D891">
        <w:rPr>
          <w:rFonts w:ascii="Calibri" w:eastAsia="Calibri" w:hAnsi="Calibri" w:cs="Calibri"/>
          <w:b/>
          <w:bCs/>
          <w:sz w:val="22"/>
          <w:szCs w:val="22"/>
        </w:rPr>
        <w:t>.</w:t>
      </w:r>
      <w:proofErr w:type="gramEnd"/>
      <w:r w:rsidR="00124F75" w:rsidRPr="7216D891">
        <w:rPr>
          <w:rFonts w:ascii="Calibri" w:eastAsia="Calibri" w:hAnsi="Calibri" w:cs="Calibri"/>
          <w:b/>
          <w:bCs/>
          <w:sz w:val="22"/>
          <w:szCs w:val="22"/>
        </w:rPr>
        <w:t xml:space="preserve"> </w:t>
      </w:r>
      <w:r w:rsidR="00124F75" w:rsidRPr="7216D891">
        <w:t>Resources Required</w:t>
      </w:r>
      <w:bookmarkEnd w:id="14"/>
    </w:p>
    <w:p w14:paraId="4BACEE5E" w14:textId="4CA35381" w:rsidR="0001175A" w:rsidRPr="0099609A" w:rsidRDefault="00593BC8" w:rsidP="0099609A">
      <w:pPr>
        <w:pStyle w:val="Heading2"/>
        <w:rPr>
          <w:sz w:val="22"/>
          <w:szCs w:val="22"/>
        </w:rPr>
      </w:pPr>
      <w:bookmarkStart w:id="15" w:name="_Toc158429234"/>
      <w:r w:rsidRPr="0099609A">
        <w:rPr>
          <w:sz w:val="22"/>
          <w:szCs w:val="22"/>
        </w:rPr>
        <w:t xml:space="preserve">5.1: </w:t>
      </w:r>
      <w:r w:rsidR="0001175A" w:rsidRPr="0099609A">
        <w:rPr>
          <w:sz w:val="22"/>
          <w:szCs w:val="22"/>
        </w:rPr>
        <w:t>Hardware</w:t>
      </w:r>
      <w:r w:rsidR="00226AFB">
        <w:rPr>
          <w:sz w:val="22"/>
          <w:szCs w:val="22"/>
        </w:rPr>
        <w:t>/Technologies</w:t>
      </w:r>
      <w:r w:rsidR="0001175A" w:rsidRPr="0099609A">
        <w:rPr>
          <w:sz w:val="22"/>
          <w:szCs w:val="22"/>
        </w:rPr>
        <w:t>:</w:t>
      </w:r>
      <w:bookmarkEnd w:id="15"/>
    </w:p>
    <w:p w14:paraId="52B37691" w14:textId="3CF38325" w:rsidR="00124F75" w:rsidRDefault="000905B8" w:rsidP="00E41315">
      <w:pPr>
        <w:pStyle w:val="ListParagraph"/>
        <w:numPr>
          <w:ilvl w:val="0"/>
          <w:numId w:val="16"/>
        </w:numPr>
      </w:pPr>
      <w:r>
        <w:t xml:space="preserve">WIFI </w:t>
      </w:r>
      <w:r w:rsidR="00226AFB">
        <w:t>based hardware</w:t>
      </w:r>
      <w:r w:rsidR="0001175A">
        <w:t xml:space="preserve"> </w:t>
      </w:r>
      <w:r w:rsidR="0073432D">
        <w:t>- the</w:t>
      </w:r>
      <w:r w:rsidR="0001175A" w:rsidRPr="00EE3728">
        <w:t xml:space="preserve"> </w:t>
      </w:r>
      <w:r w:rsidR="0025354C">
        <w:t xml:space="preserve">SEN0203 </w:t>
      </w:r>
      <w:r w:rsidR="007A1A35">
        <w:t>H</w:t>
      </w:r>
      <w:r>
        <w:t>ea</w:t>
      </w:r>
      <w:r w:rsidR="0025354C">
        <w:t>rt</w:t>
      </w:r>
      <w:r w:rsidR="000429DF">
        <w:t xml:space="preserve"> rate sensor</w:t>
      </w:r>
      <w:r w:rsidR="0001175A" w:rsidRPr="00EE3728">
        <w:t xml:space="preserve"> and DS18B20 Temperature Sensor</w:t>
      </w:r>
    </w:p>
    <w:p w14:paraId="51813AD9" w14:textId="007B99BA" w:rsidR="000905B8" w:rsidRDefault="000905B8" w:rsidP="00E41315">
      <w:pPr>
        <w:pStyle w:val="ListParagraph"/>
        <w:numPr>
          <w:ilvl w:val="0"/>
          <w:numId w:val="16"/>
        </w:numPr>
      </w:pPr>
      <w:r>
        <w:t xml:space="preserve">Bluetooth </w:t>
      </w:r>
      <w:r w:rsidR="00226AFB">
        <w:t>based hardware</w:t>
      </w:r>
      <w:r>
        <w:t xml:space="preserve"> – </w:t>
      </w:r>
      <w:r w:rsidR="0025354C">
        <w:t xml:space="preserve">SBM70 </w:t>
      </w:r>
      <w:r>
        <w:t xml:space="preserve">Blood pressure </w:t>
      </w:r>
      <w:proofErr w:type="gramStart"/>
      <w:r>
        <w:t>Monitor</w:t>
      </w:r>
      <w:proofErr w:type="gramEnd"/>
    </w:p>
    <w:p w14:paraId="56922A4F" w14:textId="64874CD6" w:rsidR="0001175A" w:rsidRDefault="0001175A" w:rsidP="00E41315">
      <w:pPr>
        <w:pStyle w:val="ListParagraph"/>
        <w:numPr>
          <w:ilvl w:val="0"/>
          <w:numId w:val="16"/>
        </w:numPr>
      </w:pPr>
      <w:r>
        <w:t>M</w:t>
      </w:r>
      <w:r w:rsidRPr="00EE3728">
        <w:t>icrocontroller</w:t>
      </w:r>
      <w:r w:rsidR="00226AFB">
        <w:t xml:space="preserve"> used to operate the </w:t>
      </w:r>
      <w:r w:rsidR="0002040E">
        <w:t>hardware with WIFI</w:t>
      </w:r>
      <w:r w:rsidRPr="00EE3728">
        <w:t xml:space="preserve"> </w:t>
      </w:r>
      <w:r w:rsidR="0025354C">
        <w:t>–</w:t>
      </w:r>
      <w:r>
        <w:t xml:space="preserve"> </w:t>
      </w:r>
      <w:r w:rsidRPr="00EE3728">
        <w:t>ESP</w:t>
      </w:r>
      <w:r w:rsidR="0025354C">
        <w:t>8266</w:t>
      </w:r>
      <w:r w:rsidRPr="00EE3728">
        <w:t xml:space="preserve"> </w:t>
      </w:r>
    </w:p>
    <w:p w14:paraId="2DDD8C13" w14:textId="02B7641D" w:rsidR="0002040E" w:rsidRDefault="002556AB" w:rsidP="00E41315">
      <w:pPr>
        <w:pStyle w:val="ListParagraph"/>
        <w:numPr>
          <w:ilvl w:val="0"/>
          <w:numId w:val="16"/>
        </w:numPr>
      </w:pPr>
      <w:r>
        <w:rPr>
          <w:rFonts w:ascii="Segoe UI" w:hAnsi="Segoe UI" w:cs="Segoe UI"/>
          <w:color w:val="0D0D0D"/>
          <w:shd w:val="clear" w:color="auto" w:fill="FFFFFF"/>
        </w:rPr>
        <w:t>Bluetooth module to enable Bluetooth functionality with the ESP8266</w:t>
      </w:r>
      <w:r>
        <w:t xml:space="preserve"> </w:t>
      </w:r>
      <w:r w:rsidR="007B48CB">
        <w:t>– HC05</w:t>
      </w:r>
    </w:p>
    <w:p w14:paraId="49922D85" w14:textId="0E77FFAA" w:rsidR="00CB6C8C" w:rsidRPr="004A05A3" w:rsidRDefault="00593BC8" w:rsidP="0099609A">
      <w:pPr>
        <w:pStyle w:val="Heading2"/>
        <w:rPr>
          <w:sz w:val="22"/>
          <w:szCs w:val="22"/>
        </w:rPr>
      </w:pPr>
      <w:bookmarkStart w:id="16" w:name="_Toc158429235"/>
      <w:r w:rsidRPr="004A05A3">
        <w:rPr>
          <w:sz w:val="22"/>
          <w:szCs w:val="22"/>
        </w:rPr>
        <w:t xml:space="preserve">5.2: </w:t>
      </w:r>
      <w:r w:rsidR="00CB6C8C" w:rsidRPr="004A05A3">
        <w:rPr>
          <w:sz w:val="22"/>
          <w:szCs w:val="22"/>
        </w:rPr>
        <w:t>Software</w:t>
      </w:r>
      <w:bookmarkEnd w:id="16"/>
    </w:p>
    <w:p w14:paraId="46ED43A5" w14:textId="01C4F7CA" w:rsidR="00124F75" w:rsidRDefault="00300305" w:rsidP="00E41315">
      <w:pPr>
        <w:pStyle w:val="ListParagraph"/>
        <w:numPr>
          <w:ilvl w:val="0"/>
          <w:numId w:val="39"/>
        </w:numPr>
        <w:spacing w:after="0"/>
      </w:pPr>
      <w:proofErr w:type="spellStart"/>
      <w:r>
        <w:t>Tasmota</w:t>
      </w:r>
      <w:proofErr w:type="spellEnd"/>
      <w:r>
        <w:t xml:space="preserve"> </w:t>
      </w:r>
    </w:p>
    <w:p w14:paraId="6FBDA610" w14:textId="29FBDC86" w:rsidR="00300305" w:rsidRDefault="00300305" w:rsidP="00E41315">
      <w:pPr>
        <w:pStyle w:val="ListParagraph"/>
        <w:numPr>
          <w:ilvl w:val="0"/>
          <w:numId w:val="39"/>
        </w:numPr>
        <w:spacing w:after="0"/>
      </w:pPr>
      <w:r>
        <w:t>Node Red</w:t>
      </w:r>
    </w:p>
    <w:p w14:paraId="614163E8" w14:textId="639AA7E3" w:rsidR="00300305" w:rsidRDefault="00300305" w:rsidP="00E41315">
      <w:pPr>
        <w:pStyle w:val="ListParagraph"/>
        <w:numPr>
          <w:ilvl w:val="0"/>
          <w:numId w:val="39"/>
        </w:numPr>
        <w:spacing w:after="0"/>
      </w:pPr>
      <w:r>
        <w:t>SQL database</w:t>
      </w:r>
    </w:p>
    <w:p w14:paraId="6DE4A350" w14:textId="55991837" w:rsidR="00300305" w:rsidRDefault="00300305" w:rsidP="00E41315">
      <w:pPr>
        <w:pStyle w:val="ListParagraph"/>
        <w:numPr>
          <w:ilvl w:val="0"/>
          <w:numId w:val="39"/>
        </w:numPr>
        <w:spacing w:after="0"/>
      </w:pPr>
      <w:r>
        <w:t>PHP servers</w:t>
      </w:r>
    </w:p>
    <w:p w14:paraId="3B3C0E25" w14:textId="3CD91BC3" w:rsidR="00300305" w:rsidRDefault="003D193B" w:rsidP="00E41315">
      <w:pPr>
        <w:pStyle w:val="ListParagraph"/>
        <w:numPr>
          <w:ilvl w:val="0"/>
          <w:numId w:val="39"/>
        </w:numPr>
        <w:spacing w:after="0"/>
      </w:pPr>
      <w:r>
        <w:t xml:space="preserve">HTML, </w:t>
      </w:r>
      <w:proofErr w:type="gramStart"/>
      <w:r>
        <w:t>CSS</w:t>
      </w:r>
      <w:proofErr w:type="gramEnd"/>
      <w:r w:rsidR="00300305">
        <w:t xml:space="preserve"> and Java coded Website’s –</w:t>
      </w:r>
      <w:r w:rsidR="00375746">
        <w:t xml:space="preserve"> GP Virtual Monitoring System</w:t>
      </w:r>
      <w:r w:rsidR="00300305">
        <w:t>.html</w:t>
      </w:r>
      <w:r w:rsidR="00375746">
        <w:t xml:space="preserve"> and Patients Medical Reports.html</w:t>
      </w:r>
    </w:p>
    <w:p w14:paraId="642BFC75" w14:textId="77777777" w:rsidR="00375746" w:rsidRDefault="00300305" w:rsidP="00375746">
      <w:pPr>
        <w:pStyle w:val="ListParagraph"/>
        <w:numPr>
          <w:ilvl w:val="0"/>
          <w:numId w:val="39"/>
        </w:numPr>
        <w:spacing w:after="0"/>
      </w:pPr>
      <w:r>
        <w:t>MQTT</w:t>
      </w:r>
    </w:p>
    <w:p w14:paraId="06AC0FA1" w14:textId="42B9923D" w:rsidR="00485856" w:rsidRDefault="00485856" w:rsidP="00375746">
      <w:pPr>
        <w:pStyle w:val="ListParagraph"/>
        <w:numPr>
          <w:ilvl w:val="0"/>
          <w:numId w:val="39"/>
        </w:numPr>
        <w:spacing w:after="0"/>
      </w:pPr>
      <w:r>
        <w:t xml:space="preserve">IP Addresses to access </w:t>
      </w:r>
      <w:r w:rsidR="007E0F49">
        <w:t>websites.</w:t>
      </w:r>
      <w:r>
        <w:t xml:space="preserve"> </w:t>
      </w:r>
    </w:p>
    <w:p w14:paraId="69553574" w14:textId="77777777" w:rsidR="00D9289A" w:rsidRDefault="00D9289A" w:rsidP="00D9289A">
      <w:pPr>
        <w:pStyle w:val="ListParagraph"/>
        <w:spacing w:after="0"/>
      </w:pPr>
    </w:p>
    <w:p w14:paraId="3A4F9362" w14:textId="77777777" w:rsidR="007E0F49" w:rsidRDefault="007E0F49" w:rsidP="007E0F49">
      <w:pPr>
        <w:spacing w:after="0"/>
      </w:pPr>
    </w:p>
    <w:p w14:paraId="7083D355" w14:textId="06D98AC2" w:rsidR="00475D24" w:rsidRPr="00D62036" w:rsidRDefault="00304574" w:rsidP="00D62036">
      <w:pPr>
        <w:pStyle w:val="Heading2"/>
      </w:pPr>
      <w:bookmarkStart w:id="17" w:name="_Toc158429236"/>
      <w:r w:rsidRPr="00D62036">
        <w:t>5.3: Components – Resources and Cost</w:t>
      </w:r>
      <w:bookmarkEnd w:id="17"/>
      <w:r w:rsidRPr="00D62036">
        <w:t xml:space="preserve"> </w:t>
      </w:r>
    </w:p>
    <w:tbl>
      <w:tblPr>
        <w:tblStyle w:val="TableGrid"/>
        <w:tblW w:w="9463" w:type="dxa"/>
        <w:tblLayout w:type="fixed"/>
        <w:tblLook w:val="04A0" w:firstRow="1" w:lastRow="0" w:firstColumn="1" w:lastColumn="0" w:noHBand="0" w:noVBand="1"/>
      </w:tblPr>
      <w:tblGrid>
        <w:gridCol w:w="4493"/>
        <w:gridCol w:w="3261"/>
        <w:gridCol w:w="1709"/>
      </w:tblGrid>
      <w:tr w:rsidR="00464CEE" w14:paraId="08B943EC" w14:textId="32D71112" w:rsidTr="00464CEE">
        <w:tc>
          <w:tcPr>
            <w:tcW w:w="4493" w:type="dxa"/>
          </w:tcPr>
          <w:p w14:paraId="312F24BE" w14:textId="18736FBB" w:rsidR="00464CEE" w:rsidRDefault="00464CEE" w:rsidP="006371BD">
            <w:r w:rsidRPr="00276617">
              <w:rPr>
                <w:b/>
                <w:bCs/>
              </w:rPr>
              <w:t>COMPONENT</w:t>
            </w:r>
          </w:p>
        </w:tc>
        <w:tc>
          <w:tcPr>
            <w:tcW w:w="3261" w:type="dxa"/>
          </w:tcPr>
          <w:p w14:paraId="78A1576D" w14:textId="17C3CC54" w:rsidR="00464CEE" w:rsidRDefault="00464CEE" w:rsidP="006371BD">
            <w:r>
              <w:rPr>
                <w:b/>
                <w:bCs/>
              </w:rPr>
              <w:t xml:space="preserve">Resources </w:t>
            </w:r>
          </w:p>
        </w:tc>
        <w:tc>
          <w:tcPr>
            <w:tcW w:w="1709" w:type="dxa"/>
          </w:tcPr>
          <w:p w14:paraId="60A3D899" w14:textId="68B37AB2" w:rsidR="00464CEE" w:rsidRDefault="00464CEE" w:rsidP="006371BD">
            <w:r>
              <w:t xml:space="preserve">Cost </w:t>
            </w:r>
            <w:r w:rsidRPr="00DD6A37">
              <w:t xml:space="preserve"> </w:t>
            </w:r>
          </w:p>
        </w:tc>
      </w:tr>
      <w:tr w:rsidR="00464CEE" w14:paraId="42F39352" w14:textId="01490CD2" w:rsidTr="00464CEE">
        <w:trPr>
          <w:trHeight w:val="1584"/>
        </w:trPr>
        <w:tc>
          <w:tcPr>
            <w:tcW w:w="4493" w:type="dxa"/>
          </w:tcPr>
          <w:p w14:paraId="71837923" w14:textId="10CFC920" w:rsidR="00464CEE" w:rsidRDefault="00E440DE" w:rsidP="00DD6A37">
            <w:pPr>
              <w:rPr>
                <w:rFonts w:ascii="Helvetica" w:hAnsi="Helvetica"/>
                <w:color w:val="333333"/>
                <w:sz w:val="18"/>
                <w:szCs w:val="18"/>
                <w:shd w:val="clear" w:color="auto" w:fill="FBFBFB"/>
              </w:rPr>
            </w:pPr>
            <w:r w:rsidRPr="00E440DE">
              <w:rPr>
                <w:rFonts w:ascii="Roboto" w:hAnsi="Roboto"/>
                <w:color w:val="111111"/>
                <w:shd w:val="clear" w:color="auto" w:fill="F9F9F9"/>
              </w:rPr>
              <w:t>SEN0203</w:t>
            </w:r>
            <w:r>
              <w:rPr>
                <w:rFonts w:ascii="Roboto" w:hAnsi="Roboto"/>
                <w:color w:val="111111"/>
                <w:shd w:val="clear" w:color="auto" w:fill="F9F9F9"/>
              </w:rPr>
              <w:t xml:space="preserve"> – Heart rate monitor </w:t>
            </w:r>
          </w:p>
        </w:tc>
        <w:tc>
          <w:tcPr>
            <w:tcW w:w="3261" w:type="dxa"/>
          </w:tcPr>
          <w:p w14:paraId="5BCB369D" w14:textId="787D0B9E" w:rsidR="00464CEE" w:rsidRDefault="00000000" w:rsidP="00DD6A37">
            <w:hyperlink r:id="rId23" w:history="1">
              <w:r w:rsidR="00F126C1">
                <w:rPr>
                  <w:rStyle w:val="Hyperlink"/>
                </w:rPr>
                <w:t xml:space="preserve">SEN0203 </w:t>
              </w:r>
              <w:proofErr w:type="spellStart"/>
              <w:r w:rsidR="00F126C1">
                <w:rPr>
                  <w:rStyle w:val="Hyperlink"/>
                </w:rPr>
                <w:t>DFRobot</w:t>
              </w:r>
              <w:proofErr w:type="spellEnd"/>
              <w:r w:rsidR="00F126C1">
                <w:rPr>
                  <w:rStyle w:val="Hyperlink"/>
                </w:rPr>
                <w:t xml:space="preserve"> | Development Boards, Kits, Programmers | DigiKey</w:t>
              </w:r>
            </w:hyperlink>
            <w:ins w:id="18" w:author="Microsoft Word" w:date="2024-03-23T16:38:00Z" w16du:dateUtc="2024-03-23T16:38:00Z">
              <w:r>
                <w:fldChar w:fldCharType="begin"/>
              </w:r>
              <w:r>
                <w:instrText>HYPERLINK "https://ie.rs-online.com/web/p/sensor-development-tools/1360770?cm_mmc=IE-PLA-DS3A-_-bing-_-PLA_IE_EN_Catch+All-_-Electronic+Components,+Power+%26+Connectors-_-1360770&amp;matchtype=e&amp;pla-4575342782844439&amp;gclid=a7114a664846171702162fa2834af1a1&amp;gclsrc=3p.ds&amp;msclkid=a7114a664846171702162fa2834af1a1"</w:instrText>
              </w:r>
              <w:r>
                <w:fldChar w:fldCharType="separate"/>
              </w:r>
              <w:r w:rsidR="00464CEE" w:rsidRPr="006371BD">
                <w:rPr>
                  <w:rStyle w:val="Hyperlink"/>
                  <w:sz w:val="18"/>
                  <w:szCs w:val="18"/>
                </w:rPr>
                <w:t>ie.rs-online.com/web/p/sensor-development-tools/1360770?cm_mmc=IE-PLA-DS3A-_-bing-_-PLA_IE_EN_Catch+All-_-Electronic+Components,+Power+%26+Connectors-_-13607</w:t>
              </w:r>
              <w:r w:rsidR="00623675">
                <w:rPr>
                  <w:rStyle w:val="Hyperlink"/>
                  <w:sz w:val="18"/>
                  <w:szCs w:val="18"/>
                </w:rPr>
                <w:t xml:space="preserve"> </w:t>
              </w:r>
              <w:r w:rsidR="00464CEE" w:rsidRPr="006371BD">
                <w:rPr>
                  <w:rStyle w:val="Hyperlink"/>
                  <w:sz w:val="18"/>
                  <w:szCs w:val="18"/>
                </w:rPr>
                <w:t>70&amp;matchtype=e&amp;pla-4575342782844439&amp;gclid=a7114a664846171702162fa2834af1a1&amp;gclsrc=3p.ds&amp;msclkid=a7114a664846171702162fa2834af1a1</w:t>
              </w:r>
              <w:r>
                <w:rPr>
                  <w:rStyle w:val="Hyperlink"/>
                  <w:sz w:val="18"/>
                  <w:szCs w:val="18"/>
                </w:rPr>
                <w:fldChar w:fldCharType="end"/>
              </w:r>
            </w:ins>
          </w:p>
        </w:tc>
        <w:tc>
          <w:tcPr>
            <w:tcW w:w="1709" w:type="dxa"/>
          </w:tcPr>
          <w:p w14:paraId="4A61C13D" w14:textId="5CB9AF76" w:rsidR="00464CEE" w:rsidRDefault="00464CEE" w:rsidP="00DD6A37">
            <w:pPr>
              <w:pStyle w:val="Heading3"/>
            </w:pPr>
            <w:bookmarkStart w:id="19" w:name="_Toc158429237"/>
            <w:r w:rsidRPr="00464CEE">
              <w:t>€</w:t>
            </w:r>
            <w:bookmarkEnd w:id="19"/>
            <w:r w:rsidR="00F126C1">
              <w:t>18.77</w:t>
            </w:r>
          </w:p>
          <w:p w14:paraId="3F6060B1" w14:textId="6F6A386B" w:rsidR="00464CEE" w:rsidRPr="00464CEE" w:rsidRDefault="00464CEE" w:rsidP="00464CEE">
            <w:r w:rsidRPr="00DD6A37">
              <w:t>(</w:t>
            </w:r>
            <w:r>
              <w:t>incl</w:t>
            </w:r>
            <w:r w:rsidRPr="00DD6A37">
              <w:t xml:space="preserve"> VAT)</w:t>
            </w:r>
          </w:p>
          <w:p w14:paraId="1DFB0B77" w14:textId="71D075C0" w:rsidR="00464CEE" w:rsidRPr="00464CEE" w:rsidRDefault="00464CEE" w:rsidP="00464CEE"/>
        </w:tc>
      </w:tr>
    </w:tbl>
    <w:p w14:paraId="3BFE1DC1" w14:textId="77777777" w:rsidR="006371BD" w:rsidRDefault="006371BD" w:rsidP="00124F75">
      <w:pPr>
        <w:spacing w:after="0"/>
      </w:pPr>
    </w:p>
    <w:p w14:paraId="1748D940" w14:textId="77777777" w:rsidR="00124F75" w:rsidRDefault="00124F75" w:rsidP="00124F75">
      <w:pPr>
        <w:pStyle w:val="Heading2"/>
      </w:pPr>
      <w:bookmarkStart w:id="20" w:name="_Toc158429238"/>
      <w:r w:rsidRPr="7216D891">
        <w:rPr>
          <w:rFonts w:ascii="Calibri" w:eastAsia="Calibri" w:hAnsi="Calibri" w:cs="Calibri"/>
          <w:b/>
          <w:bCs/>
          <w:sz w:val="22"/>
          <w:szCs w:val="22"/>
        </w:rPr>
        <w:t xml:space="preserve">6. </w:t>
      </w:r>
      <w:r w:rsidRPr="7216D891">
        <w:t>Expected Outcomes</w:t>
      </w:r>
      <w:bookmarkEnd w:id="20"/>
    </w:p>
    <w:p w14:paraId="60C32A97" w14:textId="1DB7E537" w:rsidR="00124F75" w:rsidRPr="004A05A3" w:rsidRDefault="00304574" w:rsidP="004A05A3">
      <w:pPr>
        <w:pStyle w:val="Heading2"/>
        <w:rPr>
          <w:sz w:val="22"/>
          <w:szCs w:val="22"/>
        </w:rPr>
      </w:pPr>
      <w:bookmarkStart w:id="21" w:name="_Toc158429239"/>
      <w:r w:rsidRPr="004A05A3">
        <w:rPr>
          <w:sz w:val="22"/>
          <w:szCs w:val="22"/>
        </w:rPr>
        <w:t xml:space="preserve">6.1: </w:t>
      </w:r>
      <w:r w:rsidR="00F703A0" w:rsidRPr="004A05A3">
        <w:rPr>
          <w:sz w:val="22"/>
          <w:szCs w:val="22"/>
        </w:rPr>
        <w:t>Intended impact and benefits</w:t>
      </w:r>
      <w:bookmarkEnd w:id="21"/>
      <w:r w:rsidR="009013CF">
        <w:rPr>
          <w:sz w:val="22"/>
          <w:szCs w:val="22"/>
        </w:rPr>
        <w:tab/>
      </w:r>
    </w:p>
    <w:p w14:paraId="313EE6D8" w14:textId="63DB8295" w:rsidR="00DD6069" w:rsidRPr="007E0F49" w:rsidRDefault="00EB3D29" w:rsidP="00E41315">
      <w:pPr>
        <w:pStyle w:val="ListParagraph"/>
        <w:numPr>
          <w:ilvl w:val="0"/>
          <w:numId w:val="16"/>
        </w:numPr>
        <w:spacing w:after="0"/>
        <w:rPr>
          <w:rFonts w:ascii="Calibri" w:eastAsia="Calibri" w:hAnsi="Calibri" w:cs="Calibri"/>
        </w:rPr>
      </w:pPr>
      <w:r w:rsidRPr="00EB3D29">
        <w:rPr>
          <w:rFonts w:ascii="Calibri" w:eastAsia="Calibri" w:hAnsi="Calibri" w:cs="Calibri"/>
        </w:rPr>
        <w:t xml:space="preserve">The </w:t>
      </w:r>
      <w:r w:rsidR="00464CEE" w:rsidRPr="00EB3D29">
        <w:rPr>
          <w:rFonts w:ascii="Calibri" w:eastAsia="Calibri" w:hAnsi="Calibri" w:cs="Calibri"/>
        </w:rPr>
        <w:t xml:space="preserve">project </w:t>
      </w:r>
      <w:r w:rsidR="00684FE5" w:rsidRPr="00EB3D29">
        <w:rPr>
          <w:rFonts w:ascii="Calibri" w:eastAsia="Calibri" w:hAnsi="Calibri" w:cs="Calibri"/>
        </w:rPr>
        <w:t xml:space="preserve">aims </w:t>
      </w:r>
      <w:r w:rsidR="00464CEE" w:rsidRPr="00EB3D29">
        <w:rPr>
          <w:rFonts w:ascii="Calibri" w:eastAsia="Calibri" w:hAnsi="Calibri" w:cs="Calibri"/>
        </w:rPr>
        <w:t xml:space="preserve">to revolutionize health monitoring by providing individuals worldwide with a convenient solution to assess their </w:t>
      </w:r>
      <w:r w:rsidR="00366A29">
        <w:rPr>
          <w:rFonts w:ascii="Calibri" w:eastAsia="Calibri" w:hAnsi="Calibri" w:cs="Calibri"/>
        </w:rPr>
        <w:t xml:space="preserve">heart </w:t>
      </w:r>
      <w:r w:rsidR="00366A29" w:rsidRPr="00EB3D29">
        <w:rPr>
          <w:rFonts w:ascii="Calibri" w:eastAsia="Calibri" w:hAnsi="Calibri" w:cs="Calibri"/>
        </w:rPr>
        <w:t>rate</w:t>
      </w:r>
      <w:r w:rsidR="00366A29">
        <w:rPr>
          <w:rFonts w:ascii="Calibri" w:eastAsia="Calibri" w:hAnsi="Calibri" w:cs="Calibri"/>
        </w:rPr>
        <w:t>,</w:t>
      </w:r>
      <w:r w:rsidR="00366A29" w:rsidRPr="00EB3D29">
        <w:rPr>
          <w:rFonts w:ascii="Calibri" w:eastAsia="Calibri" w:hAnsi="Calibri" w:cs="Calibri"/>
        </w:rPr>
        <w:t xml:space="preserve"> body</w:t>
      </w:r>
      <w:r w:rsidR="00464CEE" w:rsidRPr="00EB3D29">
        <w:rPr>
          <w:rFonts w:ascii="Calibri" w:eastAsia="Calibri" w:hAnsi="Calibri" w:cs="Calibri"/>
        </w:rPr>
        <w:t xml:space="preserve"> temperature </w:t>
      </w:r>
      <w:r w:rsidR="00366A29">
        <w:rPr>
          <w:rFonts w:ascii="Calibri" w:eastAsia="Calibri" w:hAnsi="Calibri" w:cs="Calibri"/>
        </w:rPr>
        <w:t xml:space="preserve">and blood pressure </w:t>
      </w:r>
      <w:r w:rsidR="00464CEE" w:rsidRPr="00EB3D29">
        <w:rPr>
          <w:rFonts w:ascii="Calibri" w:eastAsia="Calibri" w:hAnsi="Calibri" w:cs="Calibri"/>
        </w:rPr>
        <w:t>from the comfort of their own homes.</w:t>
      </w:r>
    </w:p>
    <w:p w14:paraId="6F23A343" w14:textId="047B7923" w:rsidR="006376EB" w:rsidRPr="004A05A3" w:rsidRDefault="00F36E68" w:rsidP="004A05A3">
      <w:pPr>
        <w:pStyle w:val="Heading2"/>
        <w:rPr>
          <w:rFonts w:eastAsia="Calibri"/>
          <w:b/>
          <w:bCs/>
          <w:sz w:val="22"/>
          <w:szCs w:val="22"/>
        </w:rPr>
      </w:pPr>
      <w:bookmarkStart w:id="22" w:name="_Toc158429240"/>
      <w:r w:rsidRPr="004A05A3">
        <w:rPr>
          <w:rFonts w:eastAsia="Calibri"/>
          <w:sz w:val="22"/>
          <w:szCs w:val="22"/>
        </w:rPr>
        <w:t xml:space="preserve">6.2: </w:t>
      </w:r>
      <w:r w:rsidR="003D193B" w:rsidRPr="004A05A3">
        <w:rPr>
          <w:rFonts w:eastAsia="Calibri"/>
          <w:sz w:val="22"/>
          <w:szCs w:val="22"/>
        </w:rPr>
        <w:t>Benefits</w:t>
      </w:r>
      <w:r w:rsidRPr="004A05A3">
        <w:rPr>
          <w:rFonts w:eastAsia="Calibri"/>
          <w:sz w:val="22"/>
          <w:szCs w:val="22"/>
        </w:rPr>
        <w:t xml:space="preserve"> for the gadget</w:t>
      </w:r>
      <w:bookmarkEnd w:id="22"/>
    </w:p>
    <w:p w14:paraId="18EE01A8" w14:textId="5B0477F1" w:rsidR="003A65F2" w:rsidRPr="003A65F2" w:rsidRDefault="00DD6069" w:rsidP="00E41315">
      <w:pPr>
        <w:pStyle w:val="ListParagraph"/>
        <w:numPr>
          <w:ilvl w:val="0"/>
          <w:numId w:val="16"/>
        </w:numPr>
        <w:spacing w:after="0"/>
        <w:rPr>
          <w:rFonts w:ascii="Calibri" w:eastAsia="Calibri" w:hAnsi="Calibri" w:cs="Calibri"/>
        </w:rPr>
      </w:pPr>
      <w:r w:rsidRPr="003A65F2">
        <w:rPr>
          <w:rFonts w:ascii="Calibri" w:eastAsia="Calibri" w:hAnsi="Calibri" w:cs="Calibri"/>
        </w:rPr>
        <w:t>S</w:t>
      </w:r>
      <w:r w:rsidR="00464CEE" w:rsidRPr="003A65F2">
        <w:rPr>
          <w:rFonts w:ascii="Calibri" w:eastAsia="Calibri" w:hAnsi="Calibri" w:cs="Calibri"/>
        </w:rPr>
        <w:t xml:space="preserve">aves </w:t>
      </w:r>
      <w:r w:rsidR="003D193B" w:rsidRPr="003A65F2">
        <w:rPr>
          <w:rFonts w:ascii="Calibri" w:eastAsia="Calibri" w:hAnsi="Calibri" w:cs="Calibri"/>
        </w:rPr>
        <w:t>time and</w:t>
      </w:r>
      <w:r w:rsidR="00464CEE" w:rsidRPr="003A65F2">
        <w:rPr>
          <w:rFonts w:ascii="Calibri" w:eastAsia="Calibri" w:hAnsi="Calibri" w:cs="Calibri"/>
        </w:rPr>
        <w:t xml:space="preserve"> effort by eliminating the need for travel to a GP or hospital for routine health checks</w:t>
      </w:r>
      <w:r w:rsidR="003A65F2" w:rsidRPr="003A65F2">
        <w:rPr>
          <w:rFonts w:ascii="Calibri" w:eastAsia="Calibri" w:hAnsi="Calibri" w:cs="Calibri"/>
        </w:rPr>
        <w:t>.</w:t>
      </w:r>
    </w:p>
    <w:p w14:paraId="4706F4F7" w14:textId="2AE8A2B6" w:rsidR="003A65F2" w:rsidRPr="003A65F2" w:rsidRDefault="003D193B" w:rsidP="00E41315">
      <w:pPr>
        <w:pStyle w:val="ListParagraph"/>
        <w:numPr>
          <w:ilvl w:val="0"/>
          <w:numId w:val="16"/>
        </w:numPr>
        <w:spacing w:after="0"/>
        <w:rPr>
          <w:rFonts w:ascii="Calibri" w:eastAsia="Calibri" w:hAnsi="Calibri" w:cs="Calibri"/>
        </w:rPr>
      </w:pPr>
      <w:r w:rsidRPr="003A65F2">
        <w:rPr>
          <w:rFonts w:ascii="Calibri" w:eastAsia="Calibri" w:hAnsi="Calibri" w:cs="Calibri"/>
        </w:rPr>
        <w:t>Additionally, the</w:t>
      </w:r>
      <w:r w:rsidR="00464CEE" w:rsidRPr="003A65F2">
        <w:rPr>
          <w:rFonts w:ascii="Calibri" w:eastAsia="Calibri" w:hAnsi="Calibri" w:cs="Calibri"/>
        </w:rPr>
        <w:t xml:space="preserve"> gadget can be used </w:t>
      </w:r>
      <w:r w:rsidRPr="003A65F2">
        <w:rPr>
          <w:rFonts w:ascii="Calibri" w:eastAsia="Calibri" w:hAnsi="Calibri" w:cs="Calibri"/>
        </w:rPr>
        <w:t>repeatedly</w:t>
      </w:r>
      <w:r w:rsidR="00464CEE" w:rsidRPr="003A65F2">
        <w:rPr>
          <w:rFonts w:ascii="Calibri" w:eastAsia="Calibri" w:hAnsi="Calibri" w:cs="Calibri"/>
        </w:rPr>
        <w:t xml:space="preserve"> on various occasions </w:t>
      </w:r>
      <w:r w:rsidR="009F63AE" w:rsidRPr="003A65F2">
        <w:rPr>
          <w:rFonts w:ascii="Calibri" w:eastAsia="Calibri" w:hAnsi="Calibri" w:cs="Calibri"/>
        </w:rPr>
        <w:t>and by</w:t>
      </w:r>
      <w:r w:rsidR="00464CEE" w:rsidRPr="003A65F2">
        <w:rPr>
          <w:rFonts w:ascii="Calibri" w:eastAsia="Calibri" w:hAnsi="Calibri" w:cs="Calibri"/>
        </w:rPr>
        <w:t xml:space="preserve"> different individuals (just to be careful clean it after </w:t>
      </w:r>
      <w:r w:rsidR="00DC0ACA" w:rsidRPr="003A65F2">
        <w:rPr>
          <w:rFonts w:ascii="Calibri" w:eastAsia="Calibri" w:hAnsi="Calibri" w:cs="Calibri"/>
        </w:rPr>
        <w:t>everyone</w:t>
      </w:r>
      <w:r w:rsidR="00464CEE" w:rsidRPr="003A65F2">
        <w:rPr>
          <w:rFonts w:ascii="Calibri" w:eastAsia="Calibri" w:hAnsi="Calibri" w:cs="Calibri"/>
        </w:rPr>
        <w:t xml:space="preserve"> has used it)</w:t>
      </w:r>
      <w:r w:rsidR="003A65F2" w:rsidRPr="003A65F2">
        <w:rPr>
          <w:rFonts w:ascii="Calibri" w:eastAsia="Calibri" w:hAnsi="Calibri" w:cs="Calibri"/>
        </w:rPr>
        <w:t>.</w:t>
      </w:r>
    </w:p>
    <w:p w14:paraId="430F6583" w14:textId="4E38AA1A" w:rsidR="00304574" w:rsidRPr="00F36E68" w:rsidRDefault="00464CEE" w:rsidP="00E41315">
      <w:pPr>
        <w:pStyle w:val="ListParagraph"/>
        <w:numPr>
          <w:ilvl w:val="0"/>
          <w:numId w:val="16"/>
        </w:numPr>
        <w:spacing w:after="0"/>
        <w:rPr>
          <w:rFonts w:ascii="Calibri" w:eastAsia="Calibri" w:hAnsi="Calibri" w:cs="Calibri"/>
        </w:rPr>
      </w:pPr>
      <w:r w:rsidRPr="003A65F2">
        <w:rPr>
          <w:rFonts w:ascii="Calibri" w:eastAsia="Calibri" w:hAnsi="Calibri" w:cs="Calibri"/>
        </w:rPr>
        <w:t xml:space="preserve">This is </w:t>
      </w:r>
      <w:r w:rsidR="003D193B" w:rsidRPr="003A65F2">
        <w:rPr>
          <w:rFonts w:ascii="Calibri" w:eastAsia="Calibri" w:hAnsi="Calibri" w:cs="Calibri"/>
        </w:rPr>
        <w:t>particularly</w:t>
      </w:r>
      <w:r w:rsidRPr="003A65F2">
        <w:rPr>
          <w:rFonts w:ascii="Calibri" w:eastAsia="Calibri" w:hAnsi="Calibri" w:cs="Calibri"/>
        </w:rPr>
        <w:t xml:space="preserve"> for individuals who require frequ</w:t>
      </w:r>
      <w:r w:rsidR="00C30D3A" w:rsidRPr="003A65F2">
        <w:rPr>
          <w:rFonts w:ascii="Calibri" w:eastAsia="Calibri" w:hAnsi="Calibri" w:cs="Calibri"/>
        </w:rPr>
        <w:t>e</w:t>
      </w:r>
      <w:r w:rsidRPr="003A65F2">
        <w:rPr>
          <w:rFonts w:ascii="Calibri" w:eastAsia="Calibri" w:hAnsi="Calibri" w:cs="Calibri"/>
        </w:rPr>
        <w:t xml:space="preserve">nt health monitoring due to lifetime/chronic conditions or </w:t>
      </w:r>
      <w:r w:rsidR="003D193B" w:rsidRPr="003A65F2">
        <w:rPr>
          <w:rFonts w:ascii="Calibri" w:eastAsia="Calibri" w:hAnsi="Calibri" w:cs="Calibri"/>
        </w:rPr>
        <w:t>elderly</w:t>
      </w:r>
      <w:r w:rsidRPr="003A65F2">
        <w:rPr>
          <w:rFonts w:ascii="Calibri" w:eastAsia="Calibri" w:hAnsi="Calibri" w:cs="Calibri"/>
        </w:rPr>
        <w:t xml:space="preserve"> </w:t>
      </w:r>
      <w:r w:rsidR="003D193B" w:rsidRPr="003A65F2">
        <w:rPr>
          <w:rFonts w:ascii="Calibri" w:eastAsia="Calibri" w:hAnsi="Calibri" w:cs="Calibri"/>
        </w:rPr>
        <w:t>individuals</w:t>
      </w:r>
      <w:r w:rsidRPr="003A65F2">
        <w:rPr>
          <w:rFonts w:ascii="Calibri" w:eastAsia="Calibri" w:hAnsi="Calibri" w:cs="Calibri"/>
        </w:rPr>
        <w:t xml:space="preserve"> who may need regular check-ups.</w:t>
      </w:r>
    </w:p>
    <w:p w14:paraId="6FE43440" w14:textId="65FEC08B" w:rsidR="00F703A0" w:rsidRPr="004A05A3" w:rsidRDefault="00304574" w:rsidP="004A05A3">
      <w:pPr>
        <w:pStyle w:val="Heading2"/>
        <w:rPr>
          <w:sz w:val="22"/>
          <w:szCs w:val="22"/>
        </w:rPr>
      </w:pPr>
      <w:bookmarkStart w:id="23" w:name="_Toc158429241"/>
      <w:r w:rsidRPr="004A05A3">
        <w:rPr>
          <w:sz w:val="22"/>
          <w:szCs w:val="22"/>
        </w:rPr>
        <w:t xml:space="preserve">6.3: </w:t>
      </w:r>
      <w:r w:rsidR="003D193B" w:rsidRPr="004A05A3">
        <w:rPr>
          <w:sz w:val="22"/>
          <w:szCs w:val="22"/>
        </w:rPr>
        <w:t>Problem</w:t>
      </w:r>
      <w:r w:rsidR="00F703A0" w:rsidRPr="004A05A3">
        <w:rPr>
          <w:sz w:val="22"/>
          <w:szCs w:val="22"/>
        </w:rPr>
        <w:t xml:space="preserve"> solving and addressing audience needs</w:t>
      </w:r>
      <w:bookmarkEnd w:id="23"/>
      <w:r w:rsidR="00F703A0" w:rsidRPr="004A05A3">
        <w:rPr>
          <w:sz w:val="22"/>
          <w:szCs w:val="22"/>
        </w:rPr>
        <w:t xml:space="preserve"> </w:t>
      </w:r>
    </w:p>
    <w:p w14:paraId="34F94500" w14:textId="13FBF3E8" w:rsidR="001105F4" w:rsidRPr="007E0F49" w:rsidRDefault="004D4039" w:rsidP="00E41315">
      <w:pPr>
        <w:pStyle w:val="ListParagraph"/>
        <w:numPr>
          <w:ilvl w:val="0"/>
          <w:numId w:val="34"/>
        </w:numPr>
        <w:spacing w:after="0"/>
        <w:rPr>
          <w:sz w:val="20"/>
          <w:szCs w:val="20"/>
        </w:rPr>
      </w:pPr>
      <w:r w:rsidRPr="007E0F49">
        <w:rPr>
          <w:sz w:val="20"/>
          <w:szCs w:val="20"/>
        </w:rPr>
        <w:t xml:space="preserve">The gadget serves </w:t>
      </w:r>
      <w:r w:rsidR="006C0CCE" w:rsidRPr="007E0F49">
        <w:rPr>
          <w:sz w:val="20"/>
          <w:szCs w:val="20"/>
        </w:rPr>
        <w:t>to</w:t>
      </w:r>
      <w:r w:rsidRPr="007E0F49">
        <w:rPr>
          <w:sz w:val="20"/>
          <w:szCs w:val="20"/>
        </w:rPr>
        <w:t xml:space="preserve"> accurately access an individual’s health status, facilitating early detection of health issues through regular monitoring of vital sensors. </w:t>
      </w:r>
    </w:p>
    <w:p w14:paraId="4828C18B" w14:textId="77777777" w:rsidR="008F0139" w:rsidRPr="007E0F49" w:rsidRDefault="001105F4" w:rsidP="00E41315">
      <w:pPr>
        <w:pStyle w:val="ListParagraph"/>
        <w:numPr>
          <w:ilvl w:val="0"/>
          <w:numId w:val="34"/>
        </w:numPr>
        <w:spacing w:after="0"/>
        <w:rPr>
          <w:sz w:val="20"/>
          <w:szCs w:val="20"/>
        </w:rPr>
      </w:pPr>
      <w:r w:rsidRPr="007E0F49">
        <w:rPr>
          <w:sz w:val="20"/>
          <w:szCs w:val="20"/>
        </w:rPr>
        <w:t>A</w:t>
      </w:r>
      <w:r w:rsidR="004D4039" w:rsidRPr="007E0F49">
        <w:rPr>
          <w:sz w:val="20"/>
          <w:szCs w:val="20"/>
        </w:rPr>
        <w:t xml:space="preserve">ddresses the common problem of individuals inaccurately measuring their vital signs, which can lead to potential health risks. </w:t>
      </w:r>
    </w:p>
    <w:p w14:paraId="5AF1AAC5" w14:textId="77777777" w:rsidR="007B314C" w:rsidRPr="007E0F49" w:rsidRDefault="008F0139" w:rsidP="00E41315">
      <w:pPr>
        <w:pStyle w:val="ListParagraph"/>
        <w:numPr>
          <w:ilvl w:val="0"/>
          <w:numId w:val="34"/>
        </w:numPr>
        <w:spacing w:after="0"/>
        <w:rPr>
          <w:sz w:val="20"/>
          <w:szCs w:val="20"/>
        </w:rPr>
      </w:pPr>
      <w:r w:rsidRPr="007E0F49">
        <w:rPr>
          <w:sz w:val="20"/>
          <w:szCs w:val="20"/>
        </w:rPr>
        <w:t>E</w:t>
      </w:r>
      <w:r w:rsidR="004D4039" w:rsidRPr="007E0F49">
        <w:rPr>
          <w:sz w:val="20"/>
          <w:szCs w:val="20"/>
        </w:rPr>
        <w:t xml:space="preserve">nables remote monitoring with healthcare professionals via platforms like Zoom or Microsoft Teams, allowing patients to share real-time health data during online meetings with their doctor or GP. This facilitates informed decision-making and personalized healthcare advice, addressing the diverse needs of individuals seeking timely medical advice or managing chronic conditions. </w:t>
      </w:r>
    </w:p>
    <w:p w14:paraId="70EE05D1" w14:textId="300CED8D" w:rsidR="00C039C1" w:rsidRPr="007E0F49" w:rsidRDefault="00C039C1" w:rsidP="00E41315">
      <w:pPr>
        <w:pStyle w:val="ListParagraph"/>
        <w:numPr>
          <w:ilvl w:val="0"/>
          <w:numId w:val="34"/>
        </w:numPr>
        <w:spacing w:after="0"/>
        <w:rPr>
          <w:sz w:val="20"/>
          <w:szCs w:val="20"/>
        </w:rPr>
      </w:pPr>
      <w:r w:rsidRPr="007E0F49">
        <w:rPr>
          <w:sz w:val="20"/>
          <w:szCs w:val="20"/>
        </w:rPr>
        <w:t>Enhances continuity of care by providing accessibility to previous health reports through the dedicated website (</w:t>
      </w:r>
      <w:r w:rsidR="009F63AE">
        <w:rPr>
          <w:sz w:val="20"/>
          <w:szCs w:val="20"/>
        </w:rPr>
        <w:t xml:space="preserve">Patients </w:t>
      </w:r>
      <w:r w:rsidRPr="007E0F49">
        <w:rPr>
          <w:sz w:val="20"/>
          <w:szCs w:val="20"/>
        </w:rPr>
        <w:t>Medical Reports.html), enabling healthcare providers to track health data effectively.</w:t>
      </w:r>
    </w:p>
    <w:p w14:paraId="29F9880E" w14:textId="77777777" w:rsidR="00C039C1" w:rsidRDefault="00C039C1" w:rsidP="0075069C">
      <w:pPr>
        <w:spacing w:after="0"/>
      </w:pPr>
    </w:p>
    <w:p w14:paraId="65EA8C27" w14:textId="77F3FEAF" w:rsidR="0075069C" w:rsidRPr="004A05A3" w:rsidRDefault="00F36E68" w:rsidP="004A05A3">
      <w:pPr>
        <w:pStyle w:val="Heading2"/>
        <w:rPr>
          <w:sz w:val="22"/>
          <w:szCs w:val="22"/>
        </w:rPr>
      </w:pPr>
      <w:bookmarkStart w:id="24" w:name="_Toc158429242"/>
      <w:r w:rsidRPr="004A05A3">
        <w:rPr>
          <w:sz w:val="22"/>
          <w:szCs w:val="22"/>
        </w:rPr>
        <w:t xml:space="preserve">6.4: </w:t>
      </w:r>
      <w:r w:rsidR="0075069C" w:rsidRPr="004A05A3">
        <w:rPr>
          <w:sz w:val="22"/>
          <w:szCs w:val="22"/>
        </w:rPr>
        <w:t>Performance Evaluation Criteria:</w:t>
      </w:r>
      <w:bookmarkEnd w:id="24"/>
    </w:p>
    <w:p w14:paraId="6B00FCB0" w14:textId="46E1A8D8" w:rsidR="00077A3F" w:rsidRPr="001F3FC4" w:rsidRDefault="00077A3F" w:rsidP="00E41315">
      <w:pPr>
        <w:pStyle w:val="ListParagraph"/>
        <w:numPr>
          <w:ilvl w:val="0"/>
          <w:numId w:val="35"/>
        </w:numPr>
        <w:spacing w:after="0"/>
        <w:rPr>
          <w:rFonts w:ascii="Calibri" w:eastAsia="Calibri" w:hAnsi="Calibri" w:cs="Calibri"/>
        </w:rPr>
      </w:pPr>
      <w:r w:rsidRPr="001F3FC4">
        <w:rPr>
          <w:rFonts w:ascii="Calibri" w:eastAsia="Calibri" w:hAnsi="Calibri" w:cs="Calibri"/>
          <w:b/>
          <w:bCs/>
        </w:rPr>
        <w:t>Accuracy of Vital Sensor Measurements:</w:t>
      </w:r>
      <w:r w:rsidRPr="001F3FC4">
        <w:rPr>
          <w:rFonts w:ascii="Calibri" w:eastAsia="Calibri" w:hAnsi="Calibri" w:cs="Calibri"/>
        </w:rPr>
        <w:t xml:space="preserve"> Evaluate the gadget's ability to accurately measure vital signs such as body temperature, heart rate</w:t>
      </w:r>
      <w:r w:rsidR="001D54A1">
        <w:rPr>
          <w:rFonts w:ascii="Calibri" w:eastAsia="Calibri" w:hAnsi="Calibri" w:cs="Calibri"/>
        </w:rPr>
        <w:t xml:space="preserve"> and blood pressure. </w:t>
      </w:r>
    </w:p>
    <w:p w14:paraId="0E16A502" w14:textId="478498AB" w:rsidR="00077A3F" w:rsidRPr="001F3FC4" w:rsidRDefault="00077A3F" w:rsidP="00E41315">
      <w:pPr>
        <w:pStyle w:val="ListParagraph"/>
        <w:numPr>
          <w:ilvl w:val="0"/>
          <w:numId w:val="35"/>
        </w:numPr>
        <w:spacing w:after="0"/>
        <w:rPr>
          <w:rFonts w:ascii="Calibri" w:eastAsia="Calibri" w:hAnsi="Calibri" w:cs="Calibri"/>
        </w:rPr>
      </w:pPr>
      <w:r w:rsidRPr="001F3FC4">
        <w:rPr>
          <w:rFonts w:ascii="Calibri" w:eastAsia="Calibri" w:hAnsi="Calibri" w:cs="Calibri"/>
          <w:b/>
          <w:bCs/>
        </w:rPr>
        <w:t>User Satisfaction:</w:t>
      </w:r>
      <w:r w:rsidRPr="001F3FC4">
        <w:rPr>
          <w:rFonts w:ascii="Calibri" w:eastAsia="Calibri" w:hAnsi="Calibri" w:cs="Calibri"/>
        </w:rPr>
        <w:t xml:space="preserve"> Gather feedback from users regarding the usability, reliability, and effectiveness of the health gadget in monitoring their health status and facilitating remote communication with healthcare professionals.</w:t>
      </w:r>
    </w:p>
    <w:p w14:paraId="3E88D385" w14:textId="714D0B67" w:rsidR="00077A3F" w:rsidRPr="001F3FC4" w:rsidRDefault="00077A3F" w:rsidP="00E41315">
      <w:pPr>
        <w:pStyle w:val="ListParagraph"/>
        <w:numPr>
          <w:ilvl w:val="0"/>
          <w:numId w:val="35"/>
        </w:numPr>
        <w:spacing w:after="0"/>
        <w:rPr>
          <w:rFonts w:ascii="Calibri" w:eastAsia="Calibri" w:hAnsi="Calibri" w:cs="Calibri"/>
        </w:rPr>
      </w:pPr>
      <w:r w:rsidRPr="001F3FC4">
        <w:rPr>
          <w:rFonts w:ascii="Calibri" w:eastAsia="Calibri" w:hAnsi="Calibri" w:cs="Calibri"/>
          <w:b/>
          <w:bCs/>
        </w:rPr>
        <w:t>Health Outcomes:</w:t>
      </w:r>
      <w:r w:rsidRPr="001F3FC4">
        <w:rPr>
          <w:rFonts w:ascii="Calibri" w:eastAsia="Calibri" w:hAnsi="Calibri" w:cs="Calibri"/>
        </w:rPr>
        <w:t xml:space="preserve"> Assess the impact of the gadget on improving health outcomes, such as early detection of health issues, prevention of complications, and overall health management.</w:t>
      </w:r>
    </w:p>
    <w:p w14:paraId="5F5E7200" w14:textId="578D8BB0" w:rsidR="00077A3F" w:rsidRPr="001F3FC4" w:rsidRDefault="00077A3F" w:rsidP="00E41315">
      <w:pPr>
        <w:pStyle w:val="ListParagraph"/>
        <w:numPr>
          <w:ilvl w:val="0"/>
          <w:numId w:val="35"/>
        </w:numPr>
        <w:spacing w:after="0"/>
        <w:rPr>
          <w:rFonts w:ascii="Calibri" w:eastAsia="Calibri" w:hAnsi="Calibri" w:cs="Calibri"/>
        </w:rPr>
      </w:pPr>
      <w:r w:rsidRPr="001F3FC4">
        <w:rPr>
          <w:rFonts w:ascii="Calibri" w:eastAsia="Calibri" w:hAnsi="Calibri" w:cs="Calibri"/>
          <w:b/>
          <w:bCs/>
        </w:rPr>
        <w:t>Healthcare Provider Feedback:</w:t>
      </w:r>
      <w:r w:rsidRPr="001F3FC4">
        <w:rPr>
          <w:rFonts w:ascii="Calibri" w:eastAsia="Calibri" w:hAnsi="Calibri" w:cs="Calibri"/>
        </w:rPr>
        <w:t xml:space="preserve"> </w:t>
      </w:r>
      <w:r w:rsidR="00190769" w:rsidRPr="001F3FC4">
        <w:rPr>
          <w:rFonts w:ascii="Calibri" w:eastAsia="Calibri" w:hAnsi="Calibri" w:cs="Calibri"/>
        </w:rPr>
        <w:t>F</w:t>
      </w:r>
      <w:r w:rsidRPr="001F3FC4">
        <w:rPr>
          <w:rFonts w:ascii="Calibri" w:eastAsia="Calibri" w:hAnsi="Calibri" w:cs="Calibri"/>
        </w:rPr>
        <w:t>eedback from doctors or GPs regarding the usefulness of real-time health data generated by the gadget in providing timely medical advice and interventions.</w:t>
      </w:r>
    </w:p>
    <w:p w14:paraId="76F5E31B" w14:textId="5951B85A" w:rsidR="00E43554" w:rsidRPr="001F3FC4" w:rsidRDefault="00077A3F" w:rsidP="00E41315">
      <w:pPr>
        <w:pStyle w:val="ListParagraph"/>
        <w:numPr>
          <w:ilvl w:val="0"/>
          <w:numId w:val="35"/>
        </w:numPr>
        <w:spacing w:after="0"/>
        <w:rPr>
          <w:rFonts w:ascii="Segoe UI" w:eastAsia="Times New Roman" w:hAnsi="Segoe UI" w:cs="Segoe UI"/>
          <w:color w:val="0D0D0D"/>
          <w:sz w:val="24"/>
          <w:szCs w:val="24"/>
          <w:lang w:val="en-IE" w:eastAsia="en-IE"/>
        </w:rPr>
      </w:pPr>
      <w:r w:rsidRPr="001F3FC4">
        <w:rPr>
          <w:rFonts w:ascii="Calibri" w:eastAsia="Calibri" w:hAnsi="Calibri" w:cs="Calibri"/>
          <w:b/>
          <w:bCs/>
        </w:rPr>
        <w:t>Continuity of Care:</w:t>
      </w:r>
      <w:r w:rsidRPr="001F3FC4">
        <w:rPr>
          <w:rFonts w:ascii="Calibri" w:eastAsia="Calibri" w:hAnsi="Calibri" w:cs="Calibri"/>
        </w:rPr>
        <w:t xml:space="preserve"> </w:t>
      </w:r>
      <w:r w:rsidR="00FE68B7" w:rsidRPr="001F3FC4">
        <w:rPr>
          <w:rFonts w:ascii="Calibri" w:eastAsia="Calibri" w:hAnsi="Calibri" w:cs="Calibri"/>
        </w:rPr>
        <w:t>A</w:t>
      </w:r>
      <w:r w:rsidRPr="001F3FC4">
        <w:rPr>
          <w:rFonts w:ascii="Calibri" w:eastAsia="Calibri" w:hAnsi="Calibri" w:cs="Calibri"/>
        </w:rPr>
        <w:t>ccessibility and usefulness of previous health reports through the dedicated website in enhancing continuity of care and enabling healthcare providers to track health data effectively.</w:t>
      </w:r>
    </w:p>
    <w:p w14:paraId="414FB9E1" w14:textId="77777777" w:rsidR="00E43554" w:rsidRDefault="00E43554" w:rsidP="00077A3F">
      <w:pPr>
        <w:spacing w:after="0"/>
        <w:rPr>
          <w:rFonts w:ascii="Calibri" w:eastAsia="Calibri" w:hAnsi="Calibri" w:cs="Calibri"/>
        </w:rPr>
      </w:pPr>
    </w:p>
    <w:p w14:paraId="652682C3" w14:textId="2A847E04" w:rsidR="00124F75" w:rsidRPr="000B5F6A" w:rsidRDefault="00124F75" w:rsidP="00480847">
      <w:pPr>
        <w:spacing w:after="0"/>
        <w:rPr>
          <w:rFonts w:ascii="Calibri" w:eastAsia="Calibri" w:hAnsi="Calibri" w:cs="Calibri"/>
          <w:color w:val="ED7D31" w:themeColor="accent2"/>
        </w:rPr>
      </w:pPr>
    </w:p>
    <w:p w14:paraId="11736290" w14:textId="77777777" w:rsidR="00124F75" w:rsidRDefault="00124F75" w:rsidP="00124F75">
      <w:pPr>
        <w:spacing w:after="0"/>
      </w:pPr>
    </w:p>
    <w:p w14:paraId="0B74838E" w14:textId="77777777" w:rsidR="00F36E68" w:rsidRDefault="00F36E68" w:rsidP="00124F75">
      <w:pPr>
        <w:spacing w:after="0"/>
      </w:pPr>
    </w:p>
    <w:p w14:paraId="4170E645" w14:textId="77777777" w:rsidR="00F36E68" w:rsidRDefault="00F36E68" w:rsidP="00124F75">
      <w:pPr>
        <w:spacing w:after="0"/>
      </w:pPr>
    </w:p>
    <w:p w14:paraId="061A4248" w14:textId="77777777" w:rsidR="00F36E68" w:rsidRDefault="00F36E68" w:rsidP="00124F75">
      <w:pPr>
        <w:spacing w:after="0"/>
      </w:pPr>
    </w:p>
    <w:p w14:paraId="5CBE1A90" w14:textId="77777777" w:rsidR="00F36E68" w:rsidRDefault="00F36E68" w:rsidP="00124F75">
      <w:pPr>
        <w:spacing w:after="0"/>
      </w:pPr>
    </w:p>
    <w:p w14:paraId="1298DB1F" w14:textId="77777777" w:rsidR="00124F75" w:rsidRDefault="00124F75" w:rsidP="00124F75">
      <w:pPr>
        <w:pStyle w:val="Heading2"/>
      </w:pPr>
      <w:bookmarkStart w:id="25" w:name="_Toc158429243"/>
      <w:r w:rsidRPr="7216D891">
        <w:rPr>
          <w:rFonts w:ascii="Calibri" w:eastAsia="Calibri" w:hAnsi="Calibri" w:cs="Calibri"/>
          <w:b/>
          <w:bCs/>
          <w:sz w:val="22"/>
          <w:szCs w:val="22"/>
        </w:rPr>
        <w:t xml:space="preserve">7. </w:t>
      </w:r>
      <w:r w:rsidRPr="7216D891">
        <w:t>Ethical/ Safety Considerations</w:t>
      </w:r>
      <w:bookmarkEnd w:id="25"/>
    </w:p>
    <w:p w14:paraId="4FB63BF5" w14:textId="734E5755" w:rsidR="00F06BC4" w:rsidRPr="004A05A3" w:rsidRDefault="00F36E68" w:rsidP="004A05A3">
      <w:pPr>
        <w:pStyle w:val="Heading2"/>
        <w:rPr>
          <w:rFonts w:asciiTheme="minorHAnsi" w:eastAsiaTheme="minorHAnsi" w:hAnsiTheme="minorHAnsi" w:cstheme="minorBidi"/>
          <w:color w:val="auto"/>
          <w:sz w:val="18"/>
          <w:szCs w:val="18"/>
        </w:rPr>
      </w:pPr>
      <w:bookmarkStart w:id="26" w:name="_Toc158429244"/>
      <w:r w:rsidRPr="004A05A3">
        <w:rPr>
          <w:sz w:val="22"/>
          <w:szCs w:val="22"/>
        </w:rPr>
        <w:t xml:space="preserve">7.1: </w:t>
      </w:r>
      <w:r w:rsidR="004E51EC" w:rsidRPr="004A05A3">
        <w:rPr>
          <w:sz w:val="22"/>
          <w:szCs w:val="22"/>
        </w:rPr>
        <w:t>Potential Safety Issues Related to Hardware Deployment:</w:t>
      </w:r>
      <w:bookmarkEnd w:id="26"/>
    </w:p>
    <w:p w14:paraId="6686D273" w14:textId="77777777" w:rsidR="00F06BC4" w:rsidRPr="00090B13" w:rsidRDefault="00F06BC4" w:rsidP="00E41315">
      <w:pPr>
        <w:pStyle w:val="ListParagraph"/>
        <w:numPr>
          <w:ilvl w:val="0"/>
          <w:numId w:val="36"/>
        </w:numPr>
        <w:shd w:val="clear" w:color="auto" w:fill="FFFFFF"/>
        <w:spacing w:after="0" w:line="240" w:lineRule="auto"/>
        <w:rPr>
          <w:rFonts w:ascii="Segoe UI" w:eastAsia="Times New Roman" w:hAnsi="Segoe UI" w:cs="Segoe UI"/>
          <w:color w:val="0D0D0D"/>
          <w:sz w:val="24"/>
          <w:szCs w:val="24"/>
          <w:lang w:val="en-IE" w:eastAsia="en-IE"/>
        </w:rPr>
      </w:pPr>
      <w:r w:rsidRPr="00090B13">
        <w:rPr>
          <w:rFonts w:ascii="Segoe UI" w:eastAsia="Times New Roman" w:hAnsi="Segoe UI" w:cs="Segoe UI"/>
          <w:color w:val="0D0D0D"/>
          <w:sz w:val="24"/>
          <w:szCs w:val="24"/>
          <w:lang w:val="en-IE" w:eastAsia="en-IE"/>
        </w:rPr>
        <w:t xml:space="preserve">Risk of electrical hazards due to the use of electronic sensors </w:t>
      </w:r>
    </w:p>
    <w:p w14:paraId="215C22DB" w14:textId="77777777" w:rsidR="00F06BC4" w:rsidRPr="00090B13" w:rsidRDefault="00F06BC4" w:rsidP="00E41315">
      <w:pPr>
        <w:pStyle w:val="ListParagraph"/>
        <w:numPr>
          <w:ilvl w:val="0"/>
          <w:numId w:val="36"/>
        </w:numPr>
        <w:shd w:val="clear" w:color="auto" w:fill="FFFFFF"/>
        <w:spacing w:after="0" w:line="240" w:lineRule="auto"/>
        <w:rPr>
          <w:rFonts w:ascii="Segoe UI" w:eastAsia="Times New Roman" w:hAnsi="Segoe UI" w:cs="Segoe UI"/>
          <w:color w:val="0D0D0D"/>
          <w:sz w:val="24"/>
          <w:szCs w:val="24"/>
          <w:lang w:val="en-IE" w:eastAsia="en-IE"/>
        </w:rPr>
      </w:pPr>
      <w:r w:rsidRPr="00090B13">
        <w:rPr>
          <w:rFonts w:ascii="Segoe UI" w:eastAsia="Times New Roman" w:hAnsi="Segoe UI" w:cs="Segoe UI"/>
          <w:color w:val="0D0D0D"/>
          <w:sz w:val="24"/>
          <w:szCs w:val="24"/>
          <w:lang w:val="en-IE" w:eastAsia="en-IE"/>
        </w:rPr>
        <w:t xml:space="preserve">Addressing physical safety concerns related to the hardware, ensuring the precision of sensors, and maintaining data accuracy on the website. </w:t>
      </w:r>
    </w:p>
    <w:p w14:paraId="0F3959DA" w14:textId="77777777" w:rsidR="009B409B" w:rsidRPr="00090B13" w:rsidRDefault="00F06BC4" w:rsidP="00E41315">
      <w:pPr>
        <w:pStyle w:val="ListParagraph"/>
        <w:numPr>
          <w:ilvl w:val="0"/>
          <w:numId w:val="36"/>
        </w:numPr>
        <w:shd w:val="clear" w:color="auto" w:fill="FFFFFF"/>
        <w:spacing w:after="0" w:line="240" w:lineRule="auto"/>
        <w:rPr>
          <w:rFonts w:ascii="Segoe UI" w:eastAsia="Times New Roman" w:hAnsi="Segoe UI" w:cs="Segoe UI"/>
          <w:color w:val="0D0D0D"/>
          <w:sz w:val="24"/>
          <w:szCs w:val="24"/>
          <w:lang w:val="en-IE" w:eastAsia="en-IE"/>
        </w:rPr>
      </w:pPr>
      <w:r w:rsidRPr="00090B13">
        <w:rPr>
          <w:rFonts w:ascii="Segoe UI" w:eastAsia="Times New Roman" w:hAnsi="Segoe UI" w:cs="Segoe UI"/>
          <w:color w:val="0D0D0D"/>
          <w:sz w:val="24"/>
          <w:szCs w:val="24"/>
          <w:lang w:val="en-IE" w:eastAsia="en-IE"/>
        </w:rPr>
        <w:t xml:space="preserve">Possibility of overheating or short circuits in the hardware setup. </w:t>
      </w:r>
    </w:p>
    <w:p w14:paraId="3258C0A3" w14:textId="7337EC30" w:rsidR="004D6B1C" w:rsidRPr="006C0CCE" w:rsidRDefault="00F06BC4" w:rsidP="00E41315">
      <w:pPr>
        <w:pStyle w:val="ListParagraph"/>
        <w:numPr>
          <w:ilvl w:val="0"/>
          <w:numId w:val="36"/>
        </w:numPr>
        <w:shd w:val="clear" w:color="auto" w:fill="FFFFFF"/>
        <w:spacing w:after="0" w:line="240" w:lineRule="auto"/>
        <w:rPr>
          <w:rFonts w:ascii="Segoe UI" w:eastAsia="Times New Roman" w:hAnsi="Segoe UI" w:cs="Segoe UI"/>
          <w:color w:val="0D0D0D"/>
          <w:sz w:val="24"/>
          <w:szCs w:val="24"/>
          <w:lang w:val="en-IE" w:eastAsia="en-IE"/>
        </w:rPr>
      </w:pPr>
      <w:r w:rsidRPr="00090B13">
        <w:rPr>
          <w:rFonts w:ascii="Segoe UI" w:eastAsia="Times New Roman" w:hAnsi="Segoe UI" w:cs="Segoe UI"/>
          <w:color w:val="0D0D0D"/>
          <w:sz w:val="24"/>
          <w:szCs w:val="24"/>
          <w:lang w:val="en-IE" w:eastAsia="en-IE"/>
        </w:rPr>
        <w:t xml:space="preserve">Ensuring the design of a PCB for the health gadget is user-friendly and intuitive for patients to understand and </w:t>
      </w:r>
      <w:r w:rsidR="003D193B" w:rsidRPr="00090B13">
        <w:rPr>
          <w:rFonts w:ascii="Segoe UI" w:eastAsia="Times New Roman" w:hAnsi="Segoe UI" w:cs="Segoe UI"/>
          <w:color w:val="0D0D0D"/>
          <w:sz w:val="24"/>
          <w:szCs w:val="24"/>
          <w:lang w:val="en-IE" w:eastAsia="en-IE"/>
        </w:rPr>
        <w:t>analyse</w:t>
      </w:r>
      <w:r w:rsidRPr="00090B13">
        <w:rPr>
          <w:rFonts w:ascii="Segoe UI" w:eastAsia="Times New Roman" w:hAnsi="Segoe UI" w:cs="Segoe UI"/>
          <w:color w:val="0D0D0D"/>
          <w:sz w:val="24"/>
          <w:szCs w:val="24"/>
          <w:lang w:val="en-IE" w:eastAsia="en-IE"/>
        </w:rPr>
        <w:t>.</w:t>
      </w:r>
    </w:p>
    <w:p w14:paraId="70741256" w14:textId="77777777" w:rsidR="00124F75" w:rsidRDefault="00124F75" w:rsidP="00124F75">
      <w:pPr>
        <w:spacing w:after="0"/>
      </w:pPr>
    </w:p>
    <w:p w14:paraId="0B705DDB" w14:textId="1DB2D1C0" w:rsidR="004D6B1C" w:rsidRDefault="00F36E68" w:rsidP="003B580D">
      <w:pPr>
        <w:pStyle w:val="Heading2"/>
      </w:pPr>
      <w:bookmarkStart w:id="27" w:name="_Toc158429245"/>
      <w:r w:rsidRPr="004A05A3">
        <w:rPr>
          <w:sz w:val="22"/>
          <w:szCs w:val="22"/>
        </w:rPr>
        <w:t xml:space="preserve">7.2: </w:t>
      </w:r>
      <w:r w:rsidR="004D6B1C" w:rsidRPr="004A05A3">
        <w:rPr>
          <w:sz w:val="22"/>
          <w:szCs w:val="22"/>
        </w:rPr>
        <w:t>Potential Ethical Issues Related to Data Privacy, Security, or Environmental Impact:</w:t>
      </w:r>
      <w:bookmarkEnd w:id="27"/>
    </w:p>
    <w:p w14:paraId="16B0339E" w14:textId="77777777" w:rsidR="00081737" w:rsidRPr="00081737" w:rsidRDefault="00081737" w:rsidP="00E41315">
      <w:pPr>
        <w:pStyle w:val="Heading2"/>
        <w:numPr>
          <w:ilvl w:val="0"/>
          <w:numId w:val="37"/>
        </w:numPr>
        <w:rPr>
          <w:rFonts w:asciiTheme="minorHAnsi" w:eastAsiaTheme="minorHAnsi" w:hAnsiTheme="minorHAnsi" w:cstheme="minorBidi"/>
          <w:color w:val="auto"/>
          <w:sz w:val="22"/>
          <w:szCs w:val="22"/>
        </w:rPr>
      </w:pPr>
      <w:bookmarkStart w:id="28" w:name="_Toc158429246"/>
      <w:r w:rsidRPr="00081737">
        <w:rPr>
          <w:rFonts w:asciiTheme="minorHAnsi" w:eastAsiaTheme="minorHAnsi" w:hAnsiTheme="minorHAnsi" w:cstheme="minorBidi"/>
          <w:color w:val="auto"/>
          <w:sz w:val="22"/>
          <w:szCs w:val="22"/>
        </w:rPr>
        <w:t>Privacy concerns regarding the collection and storage of sensitive health data.</w:t>
      </w:r>
      <w:bookmarkEnd w:id="28"/>
    </w:p>
    <w:p w14:paraId="00B8E5EE" w14:textId="77777777" w:rsidR="00081737" w:rsidRPr="00081737" w:rsidRDefault="00081737" w:rsidP="00E41315">
      <w:pPr>
        <w:pStyle w:val="Heading2"/>
        <w:numPr>
          <w:ilvl w:val="0"/>
          <w:numId w:val="37"/>
        </w:numPr>
        <w:rPr>
          <w:rFonts w:asciiTheme="minorHAnsi" w:eastAsiaTheme="minorHAnsi" w:hAnsiTheme="minorHAnsi" w:cstheme="minorBidi"/>
          <w:color w:val="auto"/>
          <w:sz w:val="22"/>
          <w:szCs w:val="22"/>
        </w:rPr>
      </w:pPr>
      <w:bookmarkStart w:id="29" w:name="_Toc158429247"/>
      <w:r w:rsidRPr="00081737">
        <w:rPr>
          <w:rFonts w:asciiTheme="minorHAnsi" w:eastAsiaTheme="minorHAnsi" w:hAnsiTheme="minorHAnsi" w:cstheme="minorBidi"/>
          <w:color w:val="auto"/>
          <w:sz w:val="22"/>
          <w:szCs w:val="22"/>
        </w:rPr>
        <w:t>Risks of data breaches or unauthorized access to personal health information.</w:t>
      </w:r>
      <w:bookmarkEnd w:id="29"/>
    </w:p>
    <w:p w14:paraId="50599169" w14:textId="77777777" w:rsidR="00081737" w:rsidRPr="00081737" w:rsidRDefault="00081737" w:rsidP="00E41315">
      <w:pPr>
        <w:pStyle w:val="Heading2"/>
        <w:numPr>
          <w:ilvl w:val="0"/>
          <w:numId w:val="37"/>
        </w:numPr>
        <w:rPr>
          <w:rFonts w:asciiTheme="minorHAnsi" w:eastAsiaTheme="minorHAnsi" w:hAnsiTheme="minorHAnsi" w:cstheme="minorBidi"/>
          <w:color w:val="auto"/>
          <w:sz w:val="22"/>
          <w:szCs w:val="22"/>
        </w:rPr>
      </w:pPr>
      <w:bookmarkStart w:id="30" w:name="_Toc158429248"/>
      <w:r w:rsidRPr="00081737">
        <w:rPr>
          <w:rFonts w:asciiTheme="minorHAnsi" w:eastAsiaTheme="minorHAnsi" w:hAnsiTheme="minorHAnsi" w:cstheme="minorBidi"/>
          <w:color w:val="auto"/>
          <w:sz w:val="22"/>
          <w:szCs w:val="22"/>
        </w:rPr>
        <w:t>Implementation of encryption and secure login mechanisms on the health report website using a PHP server to protect patient confidentiality.</w:t>
      </w:r>
      <w:bookmarkEnd w:id="30"/>
    </w:p>
    <w:p w14:paraId="706FA1BA" w14:textId="175A9A77" w:rsidR="00CC6EA8" w:rsidRPr="00F36E68" w:rsidRDefault="00081737" w:rsidP="00E41315">
      <w:pPr>
        <w:pStyle w:val="Heading2"/>
        <w:numPr>
          <w:ilvl w:val="0"/>
          <w:numId w:val="37"/>
        </w:numPr>
        <w:rPr>
          <w:rFonts w:asciiTheme="minorHAnsi" w:eastAsiaTheme="minorHAnsi" w:hAnsiTheme="minorHAnsi" w:cstheme="minorBidi"/>
          <w:color w:val="auto"/>
          <w:sz w:val="22"/>
          <w:szCs w:val="22"/>
        </w:rPr>
      </w:pPr>
      <w:bookmarkStart w:id="31" w:name="_Toc158429249"/>
      <w:r w:rsidRPr="00081737">
        <w:rPr>
          <w:rFonts w:asciiTheme="minorHAnsi" w:eastAsiaTheme="minorHAnsi" w:hAnsiTheme="minorHAnsi" w:cstheme="minorBidi"/>
          <w:color w:val="auto"/>
          <w:sz w:val="22"/>
          <w:szCs w:val="22"/>
        </w:rPr>
        <w:t>Ethical considerations regarding the use of patient data for research or commercial purposes without explicit consent.</w:t>
      </w:r>
      <w:bookmarkEnd w:id="31"/>
    </w:p>
    <w:p w14:paraId="72B280A2" w14:textId="21A957F9" w:rsidR="00CC6EA8" w:rsidRPr="00FC655B" w:rsidRDefault="00F36E68" w:rsidP="00FC655B">
      <w:pPr>
        <w:pStyle w:val="Heading2"/>
        <w:rPr>
          <w:sz w:val="22"/>
          <w:szCs w:val="22"/>
        </w:rPr>
      </w:pPr>
      <w:bookmarkStart w:id="32" w:name="_Toc158429250"/>
      <w:r w:rsidRPr="00FC655B">
        <w:rPr>
          <w:sz w:val="22"/>
          <w:szCs w:val="22"/>
        </w:rPr>
        <w:t xml:space="preserve">7.3: </w:t>
      </w:r>
      <w:r w:rsidR="00CC6EA8" w:rsidRPr="00FC655B">
        <w:rPr>
          <w:sz w:val="22"/>
          <w:szCs w:val="22"/>
        </w:rPr>
        <w:t>Addressing Ethical Concerns in Project Design and Implementation:</w:t>
      </w:r>
      <w:bookmarkEnd w:id="32"/>
    </w:p>
    <w:p w14:paraId="23505C0A" w14:textId="77777777" w:rsidR="00EE3728" w:rsidRPr="00EE3728" w:rsidRDefault="00EE3728" w:rsidP="00E41315">
      <w:pPr>
        <w:pStyle w:val="Heading2"/>
        <w:numPr>
          <w:ilvl w:val="0"/>
          <w:numId w:val="38"/>
        </w:numPr>
        <w:rPr>
          <w:rFonts w:asciiTheme="minorHAnsi" w:eastAsiaTheme="minorHAnsi" w:hAnsiTheme="minorHAnsi" w:cstheme="minorBidi"/>
          <w:color w:val="auto"/>
          <w:sz w:val="22"/>
          <w:szCs w:val="22"/>
        </w:rPr>
      </w:pPr>
      <w:bookmarkStart w:id="33" w:name="_Toc158429251"/>
      <w:r w:rsidRPr="00EE3728">
        <w:rPr>
          <w:rFonts w:asciiTheme="minorHAnsi" w:eastAsiaTheme="minorHAnsi" w:hAnsiTheme="minorHAnsi" w:cstheme="minorBidi"/>
          <w:color w:val="auto"/>
          <w:sz w:val="22"/>
          <w:szCs w:val="22"/>
        </w:rPr>
        <w:t>Implementing health data encryption and access controls to safeguard patient privacy and prevent unauthorized access.</w:t>
      </w:r>
      <w:bookmarkEnd w:id="33"/>
    </w:p>
    <w:p w14:paraId="5CE7B36A" w14:textId="2A3EEE88" w:rsidR="00EE3728" w:rsidRPr="00EE3728" w:rsidRDefault="00EE3728" w:rsidP="00E41315">
      <w:pPr>
        <w:pStyle w:val="Heading2"/>
        <w:numPr>
          <w:ilvl w:val="0"/>
          <w:numId w:val="38"/>
        </w:numPr>
        <w:rPr>
          <w:rFonts w:asciiTheme="minorHAnsi" w:eastAsiaTheme="minorHAnsi" w:hAnsiTheme="minorHAnsi" w:cstheme="minorBidi"/>
          <w:color w:val="auto"/>
          <w:sz w:val="22"/>
          <w:szCs w:val="22"/>
        </w:rPr>
      </w:pPr>
      <w:bookmarkStart w:id="34" w:name="_Toc158429252"/>
      <w:r w:rsidRPr="00EE3728">
        <w:rPr>
          <w:rFonts w:asciiTheme="minorHAnsi" w:eastAsiaTheme="minorHAnsi" w:hAnsiTheme="minorHAnsi" w:cstheme="minorBidi"/>
          <w:color w:val="auto"/>
          <w:sz w:val="22"/>
          <w:szCs w:val="22"/>
        </w:rPr>
        <w:t>Ensuring compliance with relevant data protection regulations such as</w:t>
      </w:r>
      <w:r w:rsidR="00700221">
        <w:rPr>
          <w:rFonts w:asciiTheme="minorHAnsi" w:eastAsiaTheme="minorHAnsi" w:hAnsiTheme="minorHAnsi" w:cstheme="minorBidi"/>
          <w:color w:val="auto"/>
          <w:sz w:val="22"/>
          <w:szCs w:val="22"/>
        </w:rPr>
        <w:t xml:space="preserve"> </w:t>
      </w:r>
      <w:r w:rsidR="00322ADB">
        <w:rPr>
          <w:rFonts w:asciiTheme="minorHAnsi" w:eastAsiaTheme="minorHAnsi" w:hAnsiTheme="minorHAnsi" w:cstheme="minorBidi"/>
          <w:color w:val="auto"/>
          <w:sz w:val="22"/>
          <w:szCs w:val="22"/>
        </w:rPr>
        <w:t xml:space="preserve">PHP </w:t>
      </w:r>
      <w:r w:rsidR="00322ADB" w:rsidRPr="00EE3728">
        <w:rPr>
          <w:rFonts w:asciiTheme="minorHAnsi" w:eastAsiaTheme="minorHAnsi" w:hAnsiTheme="minorHAnsi" w:cstheme="minorBidi"/>
          <w:color w:val="auto"/>
          <w:sz w:val="22"/>
          <w:szCs w:val="22"/>
        </w:rPr>
        <w:t>and</w:t>
      </w:r>
      <w:r w:rsidR="00700221">
        <w:rPr>
          <w:rFonts w:asciiTheme="minorHAnsi" w:eastAsiaTheme="minorHAnsi" w:hAnsiTheme="minorHAnsi" w:cstheme="minorBidi"/>
          <w:color w:val="auto"/>
          <w:sz w:val="22"/>
          <w:szCs w:val="22"/>
        </w:rPr>
        <w:t xml:space="preserve"> </w:t>
      </w:r>
      <w:r w:rsidRPr="00EE3728">
        <w:rPr>
          <w:rFonts w:asciiTheme="minorHAnsi" w:eastAsiaTheme="minorHAnsi" w:hAnsiTheme="minorHAnsi" w:cstheme="minorBidi"/>
          <w:color w:val="auto"/>
          <w:sz w:val="22"/>
          <w:szCs w:val="22"/>
        </w:rPr>
        <w:t xml:space="preserve">through accurate HTML </w:t>
      </w:r>
      <w:r w:rsidR="005001CA" w:rsidRPr="00EE3728">
        <w:rPr>
          <w:rFonts w:asciiTheme="minorHAnsi" w:eastAsiaTheme="minorHAnsi" w:hAnsiTheme="minorHAnsi" w:cstheme="minorBidi"/>
          <w:color w:val="auto"/>
          <w:sz w:val="22"/>
          <w:szCs w:val="22"/>
        </w:rPr>
        <w:t>coding</w:t>
      </w:r>
      <w:r w:rsidR="005001CA">
        <w:rPr>
          <w:rFonts w:asciiTheme="minorHAnsi" w:eastAsiaTheme="minorHAnsi" w:hAnsiTheme="minorHAnsi" w:cstheme="minorBidi"/>
          <w:color w:val="auto"/>
          <w:sz w:val="22"/>
          <w:szCs w:val="22"/>
        </w:rPr>
        <w:t xml:space="preserve"> for</w:t>
      </w:r>
      <w:r w:rsidR="00700221">
        <w:rPr>
          <w:rFonts w:asciiTheme="minorHAnsi" w:eastAsiaTheme="minorHAnsi" w:hAnsiTheme="minorHAnsi" w:cstheme="minorBidi"/>
          <w:color w:val="auto"/>
          <w:sz w:val="22"/>
          <w:szCs w:val="22"/>
        </w:rPr>
        <w:t xml:space="preserve"> the website to </w:t>
      </w:r>
      <w:r w:rsidR="009F003C">
        <w:rPr>
          <w:rFonts w:asciiTheme="minorHAnsi" w:eastAsiaTheme="minorHAnsi" w:hAnsiTheme="minorHAnsi" w:cstheme="minorBidi"/>
          <w:color w:val="auto"/>
          <w:sz w:val="22"/>
          <w:szCs w:val="22"/>
        </w:rPr>
        <w:t>operate.</w:t>
      </w:r>
      <w:bookmarkEnd w:id="34"/>
    </w:p>
    <w:p w14:paraId="3FDAC3CC" w14:textId="171CD186" w:rsidR="00EE3728" w:rsidRPr="00EE3728" w:rsidRDefault="00EE3728" w:rsidP="00E41315">
      <w:pPr>
        <w:pStyle w:val="Heading2"/>
        <w:numPr>
          <w:ilvl w:val="0"/>
          <w:numId w:val="38"/>
        </w:numPr>
        <w:rPr>
          <w:rFonts w:asciiTheme="minorHAnsi" w:eastAsiaTheme="minorHAnsi" w:hAnsiTheme="minorHAnsi" w:cstheme="minorBidi"/>
          <w:color w:val="auto"/>
          <w:sz w:val="22"/>
          <w:szCs w:val="22"/>
        </w:rPr>
      </w:pPr>
      <w:bookmarkStart w:id="35" w:name="_Toc158429253"/>
      <w:r w:rsidRPr="00EE3728">
        <w:rPr>
          <w:rFonts w:asciiTheme="minorHAnsi" w:eastAsiaTheme="minorHAnsi" w:hAnsiTheme="minorHAnsi" w:cstheme="minorBidi"/>
          <w:color w:val="auto"/>
          <w:sz w:val="22"/>
          <w:szCs w:val="22"/>
        </w:rPr>
        <w:t xml:space="preserve">Designing a PCB with precise sensor accuracy for devices such as the </w:t>
      </w:r>
      <w:r w:rsidR="00014945">
        <w:rPr>
          <w:rFonts w:asciiTheme="minorHAnsi" w:eastAsiaTheme="minorHAnsi" w:hAnsiTheme="minorHAnsi" w:cstheme="minorBidi"/>
          <w:color w:val="auto"/>
          <w:sz w:val="22"/>
          <w:szCs w:val="22"/>
        </w:rPr>
        <w:t xml:space="preserve">SEN0203 Heart rate </w:t>
      </w:r>
      <w:r w:rsidR="00EE4990">
        <w:rPr>
          <w:rFonts w:asciiTheme="minorHAnsi" w:eastAsiaTheme="minorHAnsi" w:hAnsiTheme="minorHAnsi" w:cstheme="minorBidi"/>
          <w:color w:val="auto"/>
          <w:sz w:val="22"/>
          <w:szCs w:val="22"/>
        </w:rPr>
        <w:t>sensor</w:t>
      </w:r>
      <w:r w:rsidR="00014945">
        <w:rPr>
          <w:rFonts w:asciiTheme="minorHAnsi" w:eastAsiaTheme="minorHAnsi" w:hAnsiTheme="minorHAnsi" w:cstheme="minorBidi"/>
          <w:color w:val="auto"/>
          <w:sz w:val="22"/>
          <w:szCs w:val="22"/>
        </w:rPr>
        <w:t xml:space="preserve"> </w:t>
      </w:r>
      <w:r w:rsidRPr="00EE3728">
        <w:rPr>
          <w:rFonts w:asciiTheme="minorHAnsi" w:eastAsiaTheme="minorHAnsi" w:hAnsiTheme="minorHAnsi" w:cstheme="minorBidi"/>
          <w:color w:val="auto"/>
          <w:sz w:val="22"/>
          <w:szCs w:val="22"/>
        </w:rPr>
        <w:t>and DS18B20 Temperature Sensor</w:t>
      </w:r>
      <w:r w:rsidR="00014945">
        <w:rPr>
          <w:rFonts w:asciiTheme="minorHAnsi" w:eastAsiaTheme="minorHAnsi" w:hAnsiTheme="minorHAnsi" w:cstheme="minorBidi"/>
          <w:color w:val="auto"/>
          <w:sz w:val="22"/>
          <w:szCs w:val="22"/>
        </w:rPr>
        <w:t xml:space="preserve">, </w:t>
      </w:r>
      <w:r w:rsidR="00EE4990">
        <w:rPr>
          <w:rFonts w:asciiTheme="minorHAnsi" w:eastAsiaTheme="minorHAnsi" w:hAnsiTheme="minorHAnsi" w:cstheme="minorBidi"/>
          <w:color w:val="auto"/>
          <w:sz w:val="22"/>
          <w:szCs w:val="22"/>
        </w:rPr>
        <w:t xml:space="preserve">HC05 Bluetooth module </w:t>
      </w:r>
      <w:r w:rsidRPr="00EE3728">
        <w:rPr>
          <w:rFonts w:asciiTheme="minorHAnsi" w:eastAsiaTheme="minorHAnsi" w:hAnsiTheme="minorHAnsi" w:cstheme="minorBidi"/>
          <w:color w:val="auto"/>
          <w:sz w:val="22"/>
          <w:szCs w:val="22"/>
        </w:rPr>
        <w:t>and microcontrollers like the ESP</w:t>
      </w:r>
      <w:r w:rsidR="00EE4990">
        <w:rPr>
          <w:rFonts w:asciiTheme="minorHAnsi" w:eastAsiaTheme="minorHAnsi" w:hAnsiTheme="minorHAnsi" w:cstheme="minorBidi"/>
          <w:color w:val="auto"/>
          <w:sz w:val="22"/>
          <w:szCs w:val="22"/>
        </w:rPr>
        <w:t>8266</w:t>
      </w:r>
      <w:r w:rsidRPr="00EE3728">
        <w:rPr>
          <w:rFonts w:asciiTheme="minorHAnsi" w:eastAsiaTheme="minorHAnsi" w:hAnsiTheme="minorHAnsi" w:cstheme="minorBidi"/>
          <w:color w:val="auto"/>
          <w:sz w:val="22"/>
          <w:szCs w:val="22"/>
        </w:rPr>
        <w:t xml:space="preserve"> chip.</w:t>
      </w:r>
      <w:bookmarkEnd w:id="35"/>
    </w:p>
    <w:p w14:paraId="0439BC9F" w14:textId="46963E3A" w:rsidR="00081737" w:rsidRDefault="00EE3728" w:rsidP="00E41315">
      <w:pPr>
        <w:pStyle w:val="Heading2"/>
        <w:numPr>
          <w:ilvl w:val="0"/>
          <w:numId w:val="38"/>
        </w:numPr>
        <w:rPr>
          <w:rFonts w:asciiTheme="minorHAnsi" w:eastAsiaTheme="minorHAnsi" w:hAnsiTheme="minorHAnsi" w:cstheme="minorBidi"/>
          <w:color w:val="auto"/>
          <w:sz w:val="22"/>
          <w:szCs w:val="22"/>
        </w:rPr>
      </w:pPr>
      <w:bookmarkStart w:id="36" w:name="_Toc158429254"/>
      <w:r w:rsidRPr="00EE3728">
        <w:rPr>
          <w:rFonts w:asciiTheme="minorHAnsi" w:eastAsiaTheme="minorHAnsi" w:hAnsiTheme="minorHAnsi" w:cstheme="minorBidi"/>
          <w:color w:val="auto"/>
          <w:sz w:val="22"/>
          <w:szCs w:val="22"/>
        </w:rPr>
        <w:t>Obtaining informed consent from patients regarding the use of their health data and maintaining transparency about data usage for both patients and healthcare providers.</w:t>
      </w:r>
      <w:bookmarkEnd w:id="36"/>
    </w:p>
    <w:p w14:paraId="2FF0673A" w14:textId="5E15C52A" w:rsidR="00124F75" w:rsidRDefault="00124F75" w:rsidP="00081737">
      <w:pPr>
        <w:pStyle w:val="Heading2"/>
      </w:pPr>
      <w:bookmarkStart w:id="37" w:name="_Toc158429255"/>
      <w:r w:rsidRPr="7216D891">
        <w:rPr>
          <w:rFonts w:ascii="Calibri" w:eastAsia="Calibri" w:hAnsi="Calibri" w:cs="Calibri"/>
          <w:b/>
          <w:bCs/>
          <w:sz w:val="22"/>
          <w:szCs w:val="22"/>
        </w:rPr>
        <w:t xml:space="preserve">8. </w:t>
      </w:r>
      <w:r w:rsidRPr="7216D891">
        <w:t>Conclusion</w:t>
      </w:r>
      <w:bookmarkEnd w:id="37"/>
    </w:p>
    <w:p w14:paraId="096D264E" w14:textId="388AECEF" w:rsidR="004F3C94" w:rsidRPr="004F3C94" w:rsidRDefault="002B1C35" w:rsidP="002B1C35">
      <w:pPr>
        <w:pStyle w:val="Heading2"/>
      </w:pPr>
      <w:r>
        <w:t xml:space="preserve">8.1 </w:t>
      </w:r>
      <w:r w:rsidR="004F3C94" w:rsidRPr="004F3C94">
        <w:t>Key Aspects:</w:t>
      </w:r>
    </w:p>
    <w:p w14:paraId="3B63363C" w14:textId="06DC40FA" w:rsidR="004F3C94" w:rsidRDefault="004F3C94" w:rsidP="00E41315">
      <w:pPr>
        <w:pStyle w:val="ListParagraph"/>
        <w:numPr>
          <w:ilvl w:val="0"/>
          <w:numId w:val="41"/>
        </w:numPr>
        <w:spacing w:after="0"/>
      </w:pPr>
      <w:r>
        <w:t xml:space="preserve">Integration of </w:t>
      </w:r>
      <w:r w:rsidR="00F4261A">
        <w:t>sensors like</w:t>
      </w:r>
      <w:r w:rsidR="00B031CA">
        <w:t xml:space="preserve"> </w:t>
      </w:r>
      <w:r w:rsidR="00B031CA">
        <w:rPr>
          <w:rFonts w:ascii="Calibri" w:eastAsia="Calibri" w:hAnsi="Calibri" w:cs="Calibri"/>
        </w:rPr>
        <w:t>SEN0203 Heart rate sensor</w:t>
      </w:r>
      <w:r w:rsidR="00DD19F8" w:rsidRPr="00F1305F">
        <w:rPr>
          <w:rFonts w:ascii="Calibri" w:eastAsia="Calibri" w:hAnsi="Calibri" w:cs="Calibri"/>
        </w:rPr>
        <w:t>, DS18B20 Temperature Sensor</w:t>
      </w:r>
      <w:r>
        <w:t xml:space="preserve"> with </w:t>
      </w:r>
      <w:r w:rsidR="00DD19F8">
        <w:t xml:space="preserve">a connection of an Open </w:t>
      </w:r>
      <w:r w:rsidR="00CB6C4F">
        <w:t xml:space="preserve">Source </w:t>
      </w:r>
      <w:proofErr w:type="spellStart"/>
      <w:r w:rsidR="00CB6C4F">
        <w:t>Tasmota</w:t>
      </w:r>
      <w:proofErr w:type="spellEnd"/>
      <w:r>
        <w:t xml:space="preserve"> ensures </w:t>
      </w:r>
      <w:r w:rsidR="00CD7DB4">
        <w:t xml:space="preserve">precise </w:t>
      </w:r>
      <w:r>
        <w:t xml:space="preserve">measurements </w:t>
      </w:r>
      <w:r w:rsidR="00652D04">
        <w:t>of heart</w:t>
      </w:r>
      <w:r>
        <w:t xml:space="preserve"> rate and body temperature.</w:t>
      </w:r>
    </w:p>
    <w:p w14:paraId="76FD1962" w14:textId="2089E976" w:rsidR="005F1E1B" w:rsidRDefault="005F1E1B" w:rsidP="00E41315">
      <w:pPr>
        <w:pStyle w:val="ListParagraph"/>
        <w:numPr>
          <w:ilvl w:val="0"/>
          <w:numId w:val="41"/>
        </w:numPr>
        <w:spacing w:after="0"/>
      </w:pPr>
      <w:r>
        <w:t>I</w:t>
      </w:r>
      <w:r w:rsidRPr="005F1E1B">
        <w:t xml:space="preserve">ntegration of Bluetooth-based technology, such as the SBM70 Blood Pressure sensor, with a connection to the ESP8266 ensures accurate blood pressure </w:t>
      </w:r>
      <w:proofErr w:type="gramStart"/>
      <w:r w:rsidRPr="005F1E1B">
        <w:t>readings</w:t>
      </w:r>
      <w:proofErr w:type="gramEnd"/>
    </w:p>
    <w:p w14:paraId="56E7A0BC" w14:textId="36CD2479" w:rsidR="004F3C94" w:rsidRDefault="004F3C94" w:rsidP="00E41315">
      <w:pPr>
        <w:pStyle w:val="ListParagraph"/>
        <w:numPr>
          <w:ilvl w:val="0"/>
          <w:numId w:val="41"/>
        </w:numPr>
        <w:spacing w:after="0"/>
      </w:pPr>
      <w:r>
        <w:t xml:space="preserve">Data </w:t>
      </w:r>
      <w:r w:rsidR="00CD7DB4">
        <w:t xml:space="preserve">processed is conducted through </w:t>
      </w:r>
      <w:r>
        <w:t xml:space="preserve">Node-RED and stored in a SQL database for </w:t>
      </w:r>
      <w:r w:rsidR="00CB6C4F">
        <w:t xml:space="preserve">convenient </w:t>
      </w:r>
      <w:r>
        <w:t>access.</w:t>
      </w:r>
    </w:p>
    <w:p w14:paraId="3C03D350" w14:textId="79A85720" w:rsidR="00CD7DB4" w:rsidRDefault="004F3C94" w:rsidP="00E41315">
      <w:pPr>
        <w:pStyle w:val="ListParagraph"/>
        <w:numPr>
          <w:ilvl w:val="0"/>
          <w:numId w:val="41"/>
        </w:numPr>
        <w:spacing w:after="0"/>
      </w:pPr>
      <w:r>
        <w:t xml:space="preserve">Real-time updates of sensor measurements are </w:t>
      </w:r>
      <w:r w:rsidR="00CE3B91">
        <w:t>accessible via</w:t>
      </w:r>
      <w:r>
        <w:t xml:space="preserve"> an HTML-operated website, </w:t>
      </w:r>
      <w:r w:rsidR="00652D04">
        <w:t>for both</w:t>
      </w:r>
      <w:r>
        <w:t xml:space="preserve"> patients and medical professionals.</w:t>
      </w:r>
    </w:p>
    <w:p w14:paraId="0C0DFDA2" w14:textId="77777777" w:rsidR="002208D1" w:rsidRDefault="002208D1" w:rsidP="002208D1">
      <w:pPr>
        <w:spacing w:after="0"/>
      </w:pPr>
    </w:p>
    <w:p w14:paraId="42F152CA" w14:textId="77777777" w:rsidR="002208D1" w:rsidRDefault="002208D1" w:rsidP="002208D1">
      <w:pPr>
        <w:spacing w:after="0"/>
      </w:pPr>
    </w:p>
    <w:p w14:paraId="47995EAA" w14:textId="77777777" w:rsidR="002208D1" w:rsidRDefault="002208D1" w:rsidP="002208D1">
      <w:pPr>
        <w:spacing w:after="0"/>
      </w:pPr>
    </w:p>
    <w:p w14:paraId="174823DF" w14:textId="77777777" w:rsidR="004F3C94" w:rsidRDefault="004F3C94" w:rsidP="004F3C94">
      <w:pPr>
        <w:spacing w:after="0"/>
      </w:pPr>
    </w:p>
    <w:p w14:paraId="1C5D2FF1" w14:textId="3EC90170" w:rsidR="006932AD" w:rsidRPr="006932AD" w:rsidRDefault="002B1C35" w:rsidP="00A44E3C">
      <w:pPr>
        <w:pStyle w:val="Heading2"/>
      </w:pPr>
      <w:r>
        <w:t xml:space="preserve">8.2 </w:t>
      </w:r>
      <w:r w:rsidR="006932AD" w:rsidRPr="006932AD">
        <w:t>Value Proposition and Expected Outcomes:</w:t>
      </w:r>
    </w:p>
    <w:p w14:paraId="3E04FDA7" w14:textId="77777777" w:rsidR="006932AD" w:rsidRDefault="006932AD" w:rsidP="006932AD">
      <w:pPr>
        <w:spacing w:after="0"/>
      </w:pPr>
    </w:p>
    <w:p w14:paraId="6083C5FC" w14:textId="3E290C45" w:rsidR="006932AD" w:rsidRDefault="00F4261A" w:rsidP="00E41315">
      <w:pPr>
        <w:pStyle w:val="ListParagraph"/>
        <w:numPr>
          <w:ilvl w:val="0"/>
          <w:numId w:val="42"/>
        </w:numPr>
      </w:pPr>
      <w:r>
        <w:t xml:space="preserve">The </w:t>
      </w:r>
      <w:r w:rsidR="009A486C">
        <w:t>health</w:t>
      </w:r>
      <w:r>
        <w:t xml:space="preserve"> monitoring system offers </w:t>
      </w:r>
      <w:r w:rsidR="006932AD">
        <w:t>comprehensive health</w:t>
      </w:r>
      <w:r>
        <w:t xml:space="preserve"> </w:t>
      </w:r>
      <w:r w:rsidR="006932AD">
        <w:t>solutions</w:t>
      </w:r>
      <w:r w:rsidR="0091441E">
        <w:t xml:space="preserve"> </w:t>
      </w:r>
      <w:r w:rsidR="003A6009">
        <w:t xml:space="preserve">through </w:t>
      </w:r>
      <w:r w:rsidR="0091441E">
        <w:t>virtual meetings with health professionals</w:t>
      </w:r>
      <w:r w:rsidR="006932AD">
        <w:t>, enabling remote</w:t>
      </w:r>
      <w:r w:rsidR="00EF1334">
        <w:t>ly</w:t>
      </w:r>
      <w:r w:rsidR="006932AD">
        <w:t xml:space="preserve"> </w:t>
      </w:r>
      <w:r w:rsidR="00EF1334">
        <w:t xml:space="preserve">health problems </w:t>
      </w:r>
      <w:r w:rsidR="00CA36F3">
        <w:t xml:space="preserve">and </w:t>
      </w:r>
      <w:r w:rsidR="003A6009" w:rsidRPr="003A6009">
        <w:t>minimizing the need for hospital visits.</w:t>
      </w:r>
    </w:p>
    <w:p w14:paraId="749BEFAF" w14:textId="1433DBAE" w:rsidR="00C72CA9" w:rsidRDefault="003A6009" w:rsidP="00E41315">
      <w:pPr>
        <w:pStyle w:val="ListParagraph"/>
        <w:numPr>
          <w:ilvl w:val="0"/>
          <w:numId w:val="42"/>
        </w:numPr>
        <w:spacing w:after="0"/>
      </w:pPr>
      <w:r w:rsidRPr="003A6009">
        <w:t>Timely detection of health</w:t>
      </w:r>
      <w:r w:rsidR="00B04F37">
        <w:t xml:space="preserve"> </w:t>
      </w:r>
      <w:r>
        <w:t>issues</w:t>
      </w:r>
      <w:r w:rsidR="00B04F37">
        <w:t xml:space="preserve"> </w:t>
      </w:r>
      <w:r w:rsidR="009A486C">
        <w:t>is</w:t>
      </w:r>
      <w:r w:rsidR="00B04F37">
        <w:t xml:space="preserve"> facilitated by the</w:t>
      </w:r>
      <w:r w:rsidR="00866173">
        <w:t xml:space="preserve"> </w:t>
      </w:r>
      <w:r w:rsidR="00CE3B91">
        <w:t>system’s</w:t>
      </w:r>
      <w:r w:rsidR="00B04F37">
        <w:t xml:space="preserve"> ability to </w:t>
      </w:r>
      <w:r w:rsidR="00866173">
        <w:t>monitor</w:t>
      </w:r>
      <w:r w:rsidR="00B04F37">
        <w:t xml:space="preserve"> </w:t>
      </w:r>
      <w:r w:rsidR="009A486C">
        <w:t>healt</w:t>
      </w:r>
      <w:r w:rsidR="00866173">
        <w:t xml:space="preserve">h parameters effectively. </w:t>
      </w:r>
    </w:p>
    <w:p w14:paraId="28ECDD7C" w14:textId="0864DC54" w:rsidR="003A6009" w:rsidRDefault="008E7695" w:rsidP="00E41315">
      <w:pPr>
        <w:pStyle w:val="ListParagraph"/>
        <w:numPr>
          <w:ilvl w:val="0"/>
          <w:numId w:val="42"/>
        </w:numPr>
        <w:spacing w:after="0"/>
      </w:pPr>
      <w:r>
        <w:t xml:space="preserve">Enhanced </w:t>
      </w:r>
      <w:r w:rsidR="006932AD">
        <w:t xml:space="preserve">communication and collaboration between patients and medical professionals are </w:t>
      </w:r>
      <w:r>
        <w:t>faci</w:t>
      </w:r>
      <w:r w:rsidR="00CE3B91">
        <w:t xml:space="preserve">litated </w:t>
      </w:r>
      <w:r>
        <w:t>t</w:t>
      </w:r>
      <w:r w:rsidR="006932AD">
        <w:t>hrough the user-friendly interface.</w:t>
      </w:r>
    </w:p>
    <w:p w14:paraId="5D528D2D" w14:textId="77777777" w:rsidR="009A486C" w:rsidRDefault="009A486C" w:rsidP="006932AD">
      <w:pPr>
        <w:spacing w:after="0"/>
      </w:pPr>
    </w:p>
    <w:p w14:paraId="436016FF" w14:textId="0B3EBE45" w:rsidR="001D0D43" w:rsidRDefault="001D0D43" w:rsidP="00CE4C88">
      <w:pPr>
        <w:pStyle w:val="Heading2"/>
        <w:rPr>
          <w:shd w:val="clear" w:color="auto" w:fill="FFFFFF"/>
        </w:rPr>
      </w:pPr>
      <w:r w:rsidRPr="00CE4C88">
        <w:rPr>
          <w:shd w:val="clear" w:color="auto" w:fill="FFFFFF"/>
        </w:rPr>
        <w:t xml:space="preserve">8.4 Problems </w:t>
      </w:r>
      <w:r w:rsidR="00CE4C88" w:rsidRPr="00CE4C88">
        <w:rPr>
          <w:shd w:val="clear" w:color="auto" w:fill="FFFFFF"/>
        </w:rPr>
        <w:t>throughout my project:</w:t>
      </w:r>
    </w:p>
    <w:p w14:paraId="26AB0B08" w14:textId="0E0FFD05" w:rsidR="00D03A1A" w:rsidRDefault="001F1EF0" w:rsidP="00361A64">
      <w:pPr>
        <w:pStyle w:val="ListParagraph"/>
        <w:numPr>
          <w:ilvl w:val="0"/>
          <w:numId w:val="45"/>
        </w:numPr>
      </w:pPr>
      <w:r>
        <w:t xml:space="preserve">Serial connection between the laptop and </w:t>
      </w:r>
      <w:r w:rsidR="00D03A1A">
        <w:t>ESP32</w:t>
      </w:r>
      <w:r w:rsidR="004C6B6C">
        <w:t xml:space="preserve"> chip</w:t>
      </w:r>
      <w:r w:rsidR="00D03A1A">
        <w:t xml:space="preserve"> was problematic</w:t>
      </w:r>
      <w:r w:rsidR="004C6B6C">
        <w:t xml:space="preserve">, </w:t>
      </w:r>
      <w:r w:rsidR="00D03A1A">
        <w:t xml:space="preserve">resulting in an error message on the laptop indicating "USB not recognized" each time the ESP32 chip was connected. </w:t>
      </w:r>
      <w:r w:rsidR="00D03A1A" w:rsidRPr="00D03A1A">
        <w:t xml:space="preserve">To resolve this issue, I had to reset the chip by pressing the boot button, and then proceed to set up </w:t>
      </w:r>
      <w:proofErr w:type="spellStart"/>
      <w:r w:rsidR="00D03A1A" w:rsidRPr="00D03A1A">
        <w:t>Tasmota</w:t>
      </w:r>
      <w:proofErr w:type="spellEnd"/>
      <w:r w:rsidR="00D03A1A" w:rsidRPr="00D03A1A">
        <w:t xml:space="preserve"> and all MQTT connections on </w:t>
      </w:r>
      <w:proofErr w:type="spellStart"/>
      <w:r w:rsidR="00D03A1A" w:rsidRPr="00D03A1A">
        <w:t>Tasmota</w:t>
      </w:r>
      <w:proofErr w:type="spellEnd"/>
      <w:r w:rsidR="00D03A1A" w:rsidRPr="00D03A1A">
        <w:t>.</w:t>
      </w:r>
    </w:p>
    <w:p w14:paraId="5F2E5188" w14:textId="75174034" w:rsidR="00D03A1A" w:rsidRDefault="00234128" w:rsidP="00361A64">
      <w:pPr>
        <w:pStyle w:val="ListParagraph"/>
        <w:numPr>
          <w:ilvl w:val="0"/>
          <w:numId w:val="45"/>
        </w:numPr>
      </w:pPr>
      <w:r>
        <w:t xml:space="preserve">Another </w:t>
      </w:r>
      <w:r w:rsidR="00D03A1A">
        <w:t xml:space="preserve">challenge </w:t>
      </w:r>
      <w:r>
        <w:t>throughout my project was the</w:t>
      </w:r>
      <w:r w:rsidR="00C22A26">
        <w:t xml:space="preserve"> </w:t>
      </w:r>
      <w:r>
        <w:t xml:space="preserve">timing of ordering components and </w:t>
      </w:r>
      <w:r w:rsidR="00D03A1A">
        <w:t xml:space="preserve">creating </w:t>
      </w:r>
      <w:r w:rsidR="00584EC8">
        <w:t>a PCB</w:t>
      </w:r>
      <w:r w:rsidR="00D03A1A">
        <w:t>. D</w:t>
      </w:r>
      <w:r w:rsidR="006673DB">
        <w:t>elay</w:t>
      </w:r>
      <w:r w:rsidR="00D03A1A">
        <w:t>’s</w:t>
      </w:r>
      <w:r w:rsidR="006673DB">
        <w:t xml:space="preserve"> </w:t>
      </w:r>
      <w:r w:rsidR="00D03A1A">
        <w:t xml:space="preserve">in </w:t>
      </w:r>
      <w:r w:rsidR="006673DB">
        <w:t xml:space="preserve">ordering the </w:t>
      </w:r>
      <w:r w:rsidR="00C22A26">
        <w:t>components occurred</w:t>
      </w:r>
      <w:r w:rsidR="00BC10A1">
        <w:t xml:space="preserve"> due to difficulty in </w:t>
      </w:r>
      <w:r w:rsidR="001F0F87">
        <w:t>find</w:t>
      </w:r>
      <w:r w:rsidR="00BC10A1">
        <w:t>ing</w:t>
      </w:r>
      <w:r w:rsidR="001F0F87">
        <w:t xml:space="preserve"> specific components like the Blood pressure unit that would connect to ESP</w:t>
      </w:r>
      <w:r w:rsidR="004A0F73">
        <w:t>8266</w:t>
      </w:r>
      <w:r w:rsidR="001F0F87">
        <w:t xml:space="preserve"> and </w:t>
      </w:r>
      <w:r w:rsidR="00C96874">
        <w:t xml:space="preserve">Arduino, as well as sourcing </w:t>
      </w:r>
      <w:r w:rsidR="00D65B25">
        <w:t>all</w:t>
      </w:r>
      <w:r w:rsidR="00C96874">
        <w:t xml:space="preserve"> required </w:t>
      </w:r>
      <w:r w:rsidR="00D65B25">
        <w:t xml:space="preserve">sensors </w:t>
      </w:r>
      <w:r w:rsidR="00B43FAD">
        <w:t xml:space="preserve">from </w:t>
      </w:r>
      <w:r w:rsidR="00D65B25">
        <w:t xml:space="preserve">specific websites </w:t>
      </w:r>
      <w:r w:rsidR="00B43FAD">
        <w:t xml:space="preserve">recommended </w:t>
      </w:r>
      <w:r w:rsidR="00D65B25">
        <w:t xml:space="preserve">by our </w:t>
      </w:r>
      <w:r w:rsidR="00C22A26">
        <w:t>Lecturer</w:t>
      </w:r>
      <w:r w:rsidR="00CE1CF9">
        <w:t>.</w:t>
      </w:r>
      <w:r w:rsidR="004A0F73">
        <w:t xml:space="preserve"> </w:t>
      </w:r>
      <w:r w:rsidR="00C22A26" w:rsidRPr="00C22A26">
        <w:t>To address this issue, I conducted more research and discovered that I could connect an HC05 Bluetooth module to the blood pressure sensor to obtain accurate readings</w:t>
      </w:r>
      <w:r w:rsidR="00D03A1A">
        <w:t>.</w:t>
      </w:r>
    </w:p>
    <w:p w14:paraId="29C21725" w14:textId="1D5CFC8C" w:rsidR="00C22A26" w:rsidRDefault="00750670" w:rsidP="00361A64">
      <w:pPr>
        <w:pStyle w:val="ListParagraph"/>
        <w:numPr>
          <w:ilvl w:val="0"/>
          <w:numId w:val="45"/>
        </w:numPr>
      </w:pPr>
      <w:r>
        <w:t xml:space="preserve">Additionally, managing time during the semester and missing classes due to holidays posed a significant challenge, affecting the progress of the project. The short duration of the semester combined with a heavy workload intensified this issue. </w:t>
      </w:r>
      <w:r w:rsidR="00FC40D8">
        <w:t xml:space="preserve">To overcome this problem, </w:t>
      </w:r>
      <w:r w:rsidR="0087033C" w:rsidRPr="0087033C">
        <w:t>I allocated more time both at college and at home to reduce the workload and enhance the quality of work.</w:t>
      </w:r>
    </w:p>
    <w:p w14:paraId="334D24A2" w14:textId="75BB1BDE" w:rsidR="002D0BB6" w:rsidRDefault="002D0BB6" w:rsidP="00361A64">
      <w:pPr>
        <w:pStyle w:val="ListParagraph"/>
        <w:numPr>
          <w:ilvl w:val="0"/>
          <w:numId w:val="45"/>
        </w:numPr>
      </w:pPr>
      <w:r>
        <w:t xml:space="preserve">Another </w:t>
      </w:r>
      <w:r w:rsidR="0087033C">
        <w:t xml:space="preserve">major </w:t>
      </w:r>
      <w:r>
        <w:t xml:space="preserve">problem was changing the microcontroller in the middle of the semester, </w:t>
      </w:r>
      <w:r w:rsidR="00FF2048">
        <w:t xml:space="preserve">midway through the semester presented another obstacle, </w:t>
      </w:r>
      <w:r w:rsidR="00361A64">
        <w:t>this</w:t>
      </w:r>
      <w:r w:rsidR="007A0DCA">
        <w:t xml:space="preserve"> had a significant impact as the connections between </w:t>
      </w:r>
      <w:r w:rsidR="00361A64">
        <w:t>Wi-Fi</w:t>
      </w:r>
      <w:r w:rsidR="007A0DCA">
        <w:t xml:space="preserve"> and Bluetooth differed, as did the corresponding codes</w:t>
      </w:r>
      <w:r w:rsidR="00361A64">
        <w:t xml:space="preserve"> on Arduino, knowing the codes for </w:t>
      </w:r>
      <w:r w:rsidR="006C70CF">
        <w:t xml:space="preserve">WIFI or Bluetooth connections. </w:t>
      </w:r>
      <w:r w:rsidR="00361A64">
        <w:t>To overcome this challenge, I conducted additional research and eventually found that all connections were manageable, requiring only minor adjustments to ensure functionality as expected.</w:t>
      </w:r>
    </w:p>
    <w:p w14:paraId="52B37375" w14:textId="77777777" w:rsidR="00753386" w:rsidRDefault="00753386" w:rsidP="00753386">
      <w:pPr>
        <w:pStyle w:val="z-TopofForm"/>
      </w:pPr>
      <w:r>
        <w:t>Top of Form</w:t>
      </w:r>
    </w:p>
    <w:p w14:paraId="4F119642" w14:textId="77777777" w:rsidR="009A486C" w:rsidRDefault="009A486C" w:rsidP="006932AD">
      <w:pPr>
        <w:spacing w:after="0"/>
      </w:pPr>
    </w:p>
    <w:p w14:paraId="427446F4" w14:textId="6E209548" w:rsidR="00F77E67" w:rsidRDefault="005040A5" w:rsidP="00F1305F">
      <w:pPr>
        <w:spacing w:after="0"/>
        <w:rPr>
          <w:rFonts w:ascii="Calibri" w:eastAsia="Calibri" w:hAnsi="Calibri" w:cs="Calibri"/>
        </w:rPr>
      </w:pPr>
      <w:r>
        <w:t xml:space="preserve"> </w:t>
      </w:r>
    </w:p>
    <w:p w14:paraId="2BA54E50" w14:textId="77777777" w:rsidR="00124F75" w:rsidRPr="000B5F6A" w:rsidRDefault="00124F75" w:rsidP="00124F75">
      <w:pPr>
        <w:spacing w:after="0"/>
        <w:rPr>
          <w:color w:val="ED7D31" w:themeColor="accent2"/>
        </w:rPr>
      </w:pPr>
    </w:p>
    <w:p w14:paraId="7FBA0BA1" w14:textId="77777777" w:rsidR="00124F75" w:rsidRPr="000B5F6A" w:rsidRDefault="00124F75" w:rsidP="00124F75">
      <w:pPr>
        <w:pStyle w:val="Heading2"/>
        <w:rPr>
          <w:color w:val="ED7D31" w:themeColor="accent2"/>
        </w:rPr>
      </w:pPr>
      <w:bookmarkStart w:id="38" w:name="_Toc158429256"/>
      <w:r w:rsidRPr="000B5F6A">
        <w:rPr>
          <w:color w:val="ED7D31" w:themeColor="accent2"/>
        </w:rPr>
        <w:t>Appendix:</w:t>
      </w:r>
      <w:bookmarkEnd w:id="38"/>
    </w:p>
    <w:p w14:paraId="1F5D2503" w14:textId="77777777" w:rsidR="00124F75" w:rsidRPr="000B5F6A" w:rsidRDefault="00124F75" w:rsidP="00124F75">
      <w:pPr>
        <w:spacing w:after="0"/>
        <w:rPr>
          <w:color w:val="ED7D31" w:themeColor="accent2"/>
        </w:rPr>
      </w:pPr>
    </w:p>
    <w:p w14:paraId="5361B1F1" w14:textId="77777777" w:rsidR="00124F75" w:rsidRPr="000B5F6A" w:rsidRDefault="00124F75" w:rsidP="00124F75">
      <w:pPr>
        <w:pStyle w:val="ListParagraph"/>
        <w:numPr>
          <w:ilvl w:val="0"/>
          <w:numId w:val="1"/>
        </w:numPr>
        <w:spacing w:after="0"/>
        <w:rPr>
          <w:rFonts w:ascii="Calibri" w:eastAsia="Calibri" w:hAnsi="Calibri" w:cs="Calibri"/>
          <w:color w:val="ED7D31" w:themeColor="accent2"/>
        </w:rPr>
      </w:pPr>
      <w:r w:rsidRPr="000B5F6A">
        <w:rPr>
          <w:rFonts w:ascii="Calibri" w:eastAsia="Calibri" w:hAnsi="Calibri" w:cs="Calibri"/>
          <w:color w:val="ED7D31" w:themeColor="accent2"/>
        </w:rPr>
        <w:t>Include any additional information, diagrams, or data relevant to your project proposal.</w:t>
      </w:r>
    </w:p>
    <w:p w14:paraId="65F439D3" w14:textId="77777777" w:rsidR="00124F75" w:rsidRPr="000B5F6A" w:rsidRDefault="00124F75" w:rsidP="00124F75">
      <w:pPr>
        <w:spacing w:after="0"/>
        <w:rPr>
          <w:color w:val="ED7D31" w:themeColor="accent2"/>
        </w:rPr>
      </w:pPr>
    </w:p>
    <w:p w14:paraId="1C2DC163" w14:textId="77777777" w:rsidR="00124F75" w:rsidRPr="000B5F6A" w:rsidRDefault="00124F75" w:rsidP="00124F75">
      <w:pPr>
        <w:pStyle w:val="ListParagraph"/>
        <w:numPr>
          <w:ilvl w:val="0"/>
          <w:numId w:val="1"/>
        </w:numPr>
        <w:spacing w:after="0"/>
        <w:rPr>
          <w:rFonts w:ascii="Calibri" w:eastAsia="Calibri" w:hAnsi="Calibri" w:cs="Calibri"/>
          <w:color w:val="ED7D31" w:themeColor="accent2"/>
        </w:rPr>
      </w:pPr>
      <w:r w:rsidRPr="000B5F6A">
        <w:rPr>
          <w:rFonts w:ascii="Calibri" w:eastAsia="Calibri" w:hAnsi="Calibri" w:cs="Calibri"/>
          <w:color w:val="ED7D31" w:themeColor="accent2"/>
        </w:rPr>
        <w:t xml:space="preserve">Be sure to discuss your project proposal with your supervisor and get feedback before </w:t>
      </w:r>
      <w:proofErr w:type="spellStart"/>
      <w:r w:rsidRPr="000B5F6A">
        <w:rPr>
          <w:rFonts w:ascii="Calibri" w:eastAsia="Calibri" w:hAnsi="Calibri" w:cs="Calibri"/>
          <w:color w:val="ED7D31" w:themeColor="accent2"/>
        </w:rPr>
        <w:t>finalising</w:t>
      </w:r>
      <w:proofErr w:type="spellEnd"/>
      <w:r w:rsidRPr="000B5F6A">
        <w:rPr>
          <w:rFonts w:ascii="Calibri" w:eastAsia="Calibri" w:hAnsi="Calibri" w:cs="Calibri"/>
          <w:color w:val="ED7D31" w:themeColor="accent2"/>
        </w:rPr>
        <w:t xml:space="preserve"> it.</w:t>
      </w:r>
    </w:p>
    <w:p w14:paraId="2260BBA6" w14:textId="77777777" w:rsidR="00124F75" w:rsidRDefault="00124F75" w:rsidP="00124F75"/>
    <w:p w14:paraId="740B8A1F" w14:textId="77777777" w:rsidR="00124F75" w:rsidRDefault="00124F75" w:rsidP="00124F75"/>
    <w:p w14:paraId="79BEB7A7" w14:textId="77777777" w:rsidR="00124F75" w:rsidRDefault="00124F75" w:rsidP="00124F75"/>
    <w:p w14:paraId="24986D31" w14:textId="77777777" w:rsidR="00124F75" w:rsidRDefault="00124F75" w:rsidP="00124F75"/>
    <w:p w14:paraId="06A1BD75" w14:textId="77777777" w:rsidR="00124F75" w:rsidRDefault="00124F75" w:rsidP="00124F75">
      <w:r>
        <w:t>Need to do and links:</w:t>
      </w:r>
    </w:p>
    <w:p w14:paraId="05EDDE04" w14:textId="77777777" w:rsidR="00124F75" w:rsidRDefault="00000000" w:rsidP="00124F75">
      <w:hyperlink r:id="rId24" w:anchor=":~:text=We%20will%20now%20interface%20MAX30100%20Pulse%20Oximeter%20with,The%20power%20supply%20required%20by%20MAX30100%20is%203.3V." w:history="1">
        <w:r w:rsidR="00124F75">
          <w:rPr>
            <w:rStyle w:val="Hyperlink"/>
          </w:rPr>
          <w:t>Monitor SpO2/BPM with ESP32 &amp; MAX30100 Pulse Oximeter on Blynk (how2electronics.com)</w:t>
        </w:r>
      </w:hyperlink>
    </w:p>
    <w:p w14:paraId="116AEEE3" w14:textId="77777777" w:rsidR="00124F75" w:rsidRDefault="00000000" w:rsidP="00124F75">
      <w:pPr>
        <w:rPr>
          <w:rStyle w:val="Hyperlink"/>
        </w:rPr>
      </w:pPr>
      <w:hyperlink r:id="rId25" w:history="1">
        <w:r w:rsidR="00124F75">
          <w:rPr>
            <w:rStyle w:val="Hyperlink"/>
          </w:rPr>
          <w:t>Interface MAX30100 Pulse Oximeter Sensor with Arduino (microcontrollerslab.com)</w:t>
        </w:r>
      </w:hyperlink>
    </w:p>
    <w:p w14:paraId="1BA7EC7F" w14:textId="521E1238" w:rsidR="003253C9" w:rsidRDefault="00000000" w:rsidP="00124F75">
      <w:hyperlink r:id="rId26" w:history="1">
        <w:r w:rsidR="003253C9">
          <w:rPr>
            <w:rStyle w:val="Hyperlink"/>
          </w:rPr>
          <w:t>DP_DS_SDP600_Series_v1_7_C1 (farnell.com)</w:t>
        </w:r>
      </w:hyperlink>
    </w:p>
    <w:p w14:paraId="4E5B2D1E" w14:textId="77777777" w:rsidR="00124F75" w:rsidRDefault="00000000" w:rsidP="00124F75">
      <w:pPr>
        <w:rPr>
          <w:rStyle w:val="Hyperlink"/>
        </w:rPr>
      </w:pPr>
      <w:hyperlink r:id="rId27" w:history="1">
        <w:r w:rsidR="00124F75">
          <w:rPr>
            <w:rStyle w:val="Hyperlink"/>
          </w:rPr>
          <w:t>MYO004_AdvancedGuide_v12 (mouser.ie)</w:t>
        </w:r>
      </w:hyperlink>
    </w:p>
    <w:p w14:paraId="4F7FDA0A" w14:textId="1CB00F59" w:rsidR="001A5E40" w:rsidRDefault="00000000" w:rsidP="00124F75">
      <w:pPr>
        <w:rPr>
          <w:rStyle w:val="Hyperlink"/>
        </w:rPr>
      </w:pPr>
      <w:hyperlink r:id="rId28" w:history="1">
        <w:r w:rsidR="001A5E40">
          <w:rPr>
            <w:rStyle w:val="Hyperlink"/>
          </w:rPr>
          <w:t xml:space="preserve">node red send data to </w:t>
        </w:r>
        <w:proofErr w:type="spellStart"/>
        <w:r w:rsidR="001A5E40">
          <w:rPr>
            <w:rStyle w:val="Hyperlink"/>
          </w:rPr>
          <w:t>mysql</w:t>
        </w:r>
        <w:proofErr w:type="spellEnd"/>
        <w:r w:rsidR="001A5E40">
          <w:rPr>
            <w:rStyle w:val="Hyperlink"/>
          </w:rPr>
          <w:t xml:space="preserve"> - Search (bing.com)</w:t>
        </w:r>
      </w:hyperlink>
    </w:p>
    <w:p w14:paraId="03572219" w14:textId="6DB54D64" w:rsidR="00427D44" w:rsidRDefault="00000000" w:rsidP="00124F75">
      <w:hyperlink r:id="rId29" w:history="1">
        <w:r w:rsidR="00427D44">
          <w:rPr>
            <w:rStyle w:val="Hyperlink"/>
          </w:rPr>
          <w:t>Bing Videos</w:t>
        </w:r>
      </w:hyperlink>
    </w:p>
    <w:p w14:paraId="1ADEA9A6" w14:textId="77777777" w:rsidR="00124F75" w:rsidRPr="00C02C9A" w:rsidRDefault="00124F75" w:rsidP="00124F75">
      <w:pPr>
        <w:spacing w:after="0" w:line="240" w:lineRule="auto"/>
        <w:rPr>
          <w:rFonts w:ascii="Ubuntu" w:eastAsia="Times New Roman" w:hAnsi="Ubuntu" w:cs="Times New Roman"/>
          <w:sz w:val="21"/>
          <w:szCs w:val="21"/>
          <w:shd w:val="clear" w:color="auto" w:fill="FFFFFF"/>
          <w:lang w:val="en-IE" w:eastAsia="en-IE"/>
        </w:rPr>
      </w:pPr>
    </w:p>
    <w:p w14:paraId="6B1EFF4C" w14:textId="77777777" w:rsidR="00124F75" w:rsidRPr="00C02C9A" w:rsidRDefault="00124F75" w:rsidP="00124F75">
      <w:pPr>
        <w:pStyle w:val="ListParagraph"/>
        <w:spacing w:after="0" w:line="240" w:lineRule="auto"/>
        <w:rPr>
          <w:rFonts w:ascii="Ubuntu" w:eastAsia="Times New Roman" w:hAnsi="Ubuntu" w:cs="Times New Roman"/>
          <w:sz w:val="21"/>
          <w:szCs w:val="21"/>
          <w:shd w:val="clear" w:color="auto" w:fill="FFFFFF"/>
          <w:lang w:val="en-IE" w:eastAsia="en-IE"/>
        </w:rPr>
      </w:pPr>
    </w:p>
    <w:p w14:paraId="1F34F714" w14:textId="77777777" w:rsidR="00124F75" w:rsidRPr="00D4499E" w:rsidRDefault="00124F75" w:rsidP="00124F75">
      <w:pPr>
        <w:pStyle w:val="ListParagraph"/>
        <w:numPr>
          <w:ilvl w:val="0"/>
          <w:numId w:val="3"/>
        </w:numPr>
        <w:spacing w:after="0" w:line="240" w:lineRule="auto"/>
        <w:rPr>
          <w:rFonts w:ascii="Ubuntu" w:eastAsia="Times New Roman" w:hAnsi="Ubuntu" w:cs="Times New Roman"/>
          <w:sz w:val="21"/>
          <w:szCs w:val="21"/>
          <w:shd w:val="clear" w:color="auto" w:fill="FFFFFF"/>
          <w:lang w:val="en-IE" w:eastAsia="en-IE"/>
        </w:rPr>
      </w:pPr>
      <w:r w:rsidRPr="00D4499E">
        <w:rPr>
          <w:rFonts w:ascii="Ubuntu" w:eastAsia="Times New Roman" w:hAnsi="Ubuntu" w:cs="Times New Roman"/>
          <w:sz w:val="21"/>
          <w:szCs w:val="21"/>
          <w:shd w:val="clear" w:color="auto" w:fill="FFFFFF"/>
          <w:lang w:val="en-IE" w:eastAsia="en-IE"/>
        </w:rPr>
        <w:t>#define BLYNK_TEMPLATE_ID "TMPL4Z1bQMHXZ"</w:t>
      </w:r>
    </w:p>
    <w:p w14:paraId="4DF78678" w14:textId="77777777" w:rsidR="00124F75" w:rsidRPr="00D4499E" w:rsidRDefault="00124F75" w:rsidP="00124F75">
      <w:pPr>
        <w:pStyle w:val="ListParagraph"/>
        <w:numPr>
          <w:ilvl w:val="0"/>
          <w:numId w:val="3"/>
        </w:numPr>
        <w:spacing w:after="0" w:line="240" w:lineRule="auto"/>
        <w:rPr>
          <w:rFonts w:ascii="Ubuntu" w:eastAsia="Times New Roman" w:hAnsi="Ubuntu" w:cs="Times New Roman"/>
          <w:sz w:val="21"/>
          <w:szCs w:val="21"/>
          <w:shd w:val="clear" w:color="auto" w:fill="FFFFFF"/>
          <w:lang w:val="en-IE" w:eastAsia="en-IE"/>
        </w:rPr>
      </w:pPr>
      <w:r w:rsidRPr="00D4499E">
        <w:rPr>
          <w:rFonts w:ascii="Ubuntu" w:eastAsia="Times New Roman" w:hAnsi="Ubuntu" w:cs="Times New Roman"/>
          <w:sz w:val="21"/>
          <w:szCs w:val="21"/>
          <w:shd w:val="clear" w:color="auto" w:fill="FFFFFF"/>
          <w:lang w:val="en-IE" w:eastAsia="en-IE"/>
        </w:rPr>
        <w:t>#define BLYNK_TEMPLATE_NAME "Health Monitoring System"</w:t>
      </w:r>
    </w:p>
    <w:p w14:paraId="2BEE7905" w14:textId="77777777" w:rsidR="00124F75" w:rsidRPr="00CC3CEE" w:rsidRDefault="00124F75" w:rsidP="00124F75">
      <w:pPr>
        <w:pStyle w:val="ListParagraph"/>
        <w:numPr>
          <w:ilvl w:val="0"/>
          <w:numId w:val="3"/>
        </w:numPr>
      </w:pPr>
      <w:r w:rsidRPr="00D4499E">
        <w:rPr>
          <w:rFonts w:ascii="Ubuntu" w:eastAsia="Times New Roman" w:hAnsi="Ubuntu" w:cs="Times New Roman"/>
          <w:sz w:val="21"/>
          <w:szCs w:val="21"/>
          <w:shd w:val="clear" w:color="auto" w:fill="FFFFFF"/>
          <w:lang w:val="en-IE" w:eastAsia="en-IE"/>
        </w:rPr>
        <w:t>#define BLYNK_AUTH_TOKEN "CFVgmH-KhODf6eoa2nN2cOnnh0Wjlxq6"</w:t>
      </w:r>
    </w:p>
    <w:p w14:paraId="76A57CF8" w14:textId="77777777" w:rsidR="00124F75" w:rsidRDefault="00124F75" w:rsidP="00124F75"/>
    <w:p w14:paraId="45B83339" w14:textId="63776BD1" w:rsidR="00124F75" w:rsidRDefault="008F4B2D" w:rsidP="00124F75">
      <w:r>
        <w:t xml:space="preserve">Workbench access </w:t>
      </w:r>
    </w:p>
    <w:p w14:paraId="3436D854" w14:textId="70132552" w:rsidR="00707FCD" w:rsidRDefault="009B06E9" w:rsidP="00124F75">
      <w:pPr>
        <w:rPr>
          <w:noProof/>
        </w:rPr>
      </w:pPr>
      <w:r>
        <w:rPr>
          <w:noProof/>
        </w:rPr>
        <w:t xml:space="preserve">MySQL – port </w:t>
      </w:r>
      <w:r w:rsidR="00F30F8D">
        <w:rPr>
          <w:noProof/>
        </w:rPr>
        <w:t>3</w:t>
      </w:r>
      <w:r w:rsidR="00BA47A6">
        <w:rPr>
          <w:noProof/>
        </w:rPr>
        <w:t>3</w:t>
      </w:r>
      <w:r w:rsidR="00EB5352">
        <w:rPr>
          <w:noProof/>
        </w:rPr>
        <w:t>00</w:t>
      </w:r>
    </w:p>
    <w:p w14:paraId="7B571783" w14:textId="175F71C7" w:rsidR="00C67338" w:rsidRDefault="00C67338" w:rsidP="00124F75">
      <w:pPr>
        <w:rPr>
          <w:noProof/>
        </w:rPr>
      </w:pPr>
      <w:r>
        <w:rPr>
          <w:noProof/>
        </w:rPr>
        <w:t xml:space="preserve">Root password: </w:t>
      </w:r>
      <w:r w:rsidR="00182279">
        <w:rPr>
          <w:noProof/>
        </w:rPr>
        <w:t>Abdullah3434</w:t>
      </w:r>
    </w:p>
    <w:p w14:paraId="589C7B35" w14:textId="05E0812F" w:rsidR="00685D0F" w:rsidRDefault="00685D0F" w:rsidP="00124F75">
      <w:pPr>
        <w:rPr>
          <w:noProof/>
        </w:rPr>
      </w:pPr>
      <w:r>
        <w:rPr>
          <w:noProof/>
        </w:rPr>
        <w:t>Windows service name: MySQL8</w:t>
      </w:r>
      <w:r w:rsidR="00E03BBA">
        <w:rPr>
          <w:noProof/>
        </w:rPr>
        <w:t>0</w:t>
      </w:r>
    </w:p>
    <w:p w14:paraId="5780CA15" w14:textId="2E9DFC11" w:rsidR="003A250B" w:rsidRDefault="003A250B" w:rsidP="00124F75">
      <w:pPr>
        <w:rPr>
          <w:noProof/>
        </w:rPr>
      </w:pPr>
      <w:r>
        <w:rPr>
          <w:noProof/>
        </w:rPr>
        <w:t xml:space="preserve">Username: </w:t>
      </w:r>
      <w:r w:rsidRPr="007353E3">
        <w:t>Project2024</w:t>
      </w:r>
    </w:p>
    <w:p w14:paraId="5D517AA7" w14:textId="1DFA0C06" w:rsidR="008F4B2D" w:rsidRDefault="008F4B2D" w:rsidP="00124F75">
      <w:pPr>
        <w:rPr>
          <w:noProof/>
        </w:rPr>
      </w:pPr>
      <w:r>
        <w:rPr>
          <w:noProof/>
        </w:rPr>
        <w:t xml:space="preserve">Code to create the login table </w:t>
      </w:r>
    </w:p>
    <w:p w14:paraId="20B11E96" w14:textId="77777777" w:rsidR="008F4B2D" w:rsidRDefault="008F4B2D" w:rsidP="008F4B2D">
      <w:r>
        <w:t>CREATE TABLE `</w:t>
      </w:r>
      <w:proofErr w:type="spellStart"/>
      <w:r>
        <w:t>gpvirtualsystem</w:t>
      </w:r>
      <w:proofErr w:type="spellEnd"/>
      <w:proofErr w:type="gramStart"/>
      <w:r>
        <w:t>`.`</w:t>
      </w:r>
      <w:proofErr w:type="gramEnd"/>
      <w:r>
        <w:t>login` (</w:t>
      </w:r>
    </w:p>
    <w:p w14:paraId="45EF1637" w14:textId="77777777" w:rsidR="008F4B2D" w:rsidRDefault="008F4B2D" w:rsidP="008F4B2D">
      <w:r>
        <w:t xml:space="preserve">  `id` INT NULL,</w:t>
      </w:r>
    </w:p>
    <w:p w14:paraId="00341EE4" w14:textId="77777777" w:rsidR="008F4B2D" w:rsidRDefault="008F4B2D" w:rsidP="008F4B2D">
      <w:r>
        <w:t xml:space="preserve">  `Username` </w:t>
      </w:r>
      <w:proofErr w:type="gramStart"/>
      <w:r>
        <w:t>VARCHAR(</w:t>
      </w:r>
      <w:proofErr w:type="gramEnd"/>
      <w:r>
        <w:t>45) NULL,</w:t>
      </w:r>
    </w:p>
    <w:p w14:paraId="6A91BB4F" w14:textId="77777777" w:rsidR="008F4B2D" w:rsidRDefault="008F4B2D" w:rsidP="008F4B2D">
      <w:r>
        <w:t xml:space="preserve">  `Password` </w:t>
      </w:r>
      <w:proofErr w:type="gramStart"/>
      <w:r>
        <w:t>VARCHAR(</w:t>
      </w:r>
      <w:proofErr w:type="gramEnd"/>
      <w:r>
        <w:t>45) NULL,</w:t>
      </w:r>
    </w:p>
    <w:p w14:paraId="09F0EE1C" w14:textId="73CBC587" w:rsidR="008F4B2D" w:rsidRDefault="008F4B2D" w:rsidP="008F4B2D">
      <w:r>
        <w:t xml:space="preserve">  `Medical ID` </w:t>
      </w:r>
      <w:proofErr w:type="gramStart"/>
      <w:r>
        <w:t>VARCHAR(</w:t>
      </w:r>
      <w:proofErr w:type="gramEnd"/>
      <w:r>
        <w:t>45) NULL);</w:t>
      </w:r>
    </w:p>
    <w:p w14:paraId="7017C159" w14:textId="1CF76440" w:rsidR="000A5ECE" w:rsidRDefault="000A5ECE" w:rsidP="008F4B2D">
      <w:r w:rsidRPr="000A5ECE">
        <w:t>PRIMARY KEY (`id`</w:t>
      </w:r>
      <w:proofErr w:type="gramStart"/>
      <w:r w:rsidRPr="000A5ECE">
        <w:t>);</w:t>
      </w:r>
      <w:proofErr w:type="gramEnd"/>
    </w:p>
    <w:p w14:paraId="6DAB19A5" w14:textId="77777777" w:rsidR="00947468" w:rsidRDefault="00947468" w:rsidP="008F4B2D"/>
    <w:p w14:paraId="5CB15FA3" w14:textId="0AABCBE0" w:rsidR="006B5B3F" w:rsidRDefault="006B5B3F" w:rsidP="008F4B2D">
      <w:r w:rsidRPr="006B5B3F">
        <w:lastRenderedPageBreak/>
        <w:drawing>
          <wp:inline distT="0" distB="0" distL="0" distR="0" wp14:anchorId="7BB912AF" wp14:editId="0B93BCE4">
            <wp:extent cx="5943600" cy="1288415"/>
            <wp:effectExtent l="0" t="0" r="0" b="6985"/>
            <wp:docPr id="129205374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3742" name="Picture 1" descr="A close-up of a computer screen&#10;&#10;Description automatically generated"/>
                    <pic:cNvPicPr/>
                  </pic:nvPicPr>
                  <pic:blipFill>
                    <a:blip r:embed="rId30"/>
                    <a:stretch>
                      <a:fillRect/>
                    </a:stretch>
                  </pic:blipFill>
                  <pic:spPr>
                    <a:xfrm>
                      <a:off x="0" y="0"/>
                      <a:ext cx="5943600" cy="1288415"/>
                    </a:xfrm>
                    <a:prstGeom prst="rect">
                      <a:avLst/>
                    </a:prstGeom>
                  </pic:spPr>
                </pic:pic>
              </a:graphicData>
            </a:graphic>
          </wp:inline>
        </w:drawing>
      </w:r>
    </w:p>
    <w:p w14:paraId="6AC8E2DC" w14:textId="15BBB098" w:rsidR="003F0181" w:rsidRDefault="003F0181" w:rsidP="008F4B2D">
      <w:r w:rsidRPr="003F0181">
        <w:t>INSERT INTO `</w:t>
      </w:r>
      <w:proofErr w:type="spellStart"/>
      <w:r w:rsidRPr="003F0181">
        <w:t>gpvirtualsystem</w:t>
      </w:r>
      <w:proofErr w:type="spellEnd"/>
      <w:proofErr w:type="gramStart"/>
      <w:r w:rsidRPr="003F0181">
        <w:t>`.`</w:t>
      </w:r>
      <w:proofErr w:type="gramEnd"/>
      <w:r w:rsidRPr="003F0181">
        <w:t>login` (`id`, `Username`, `Password`, `Medical ID`) VALUES ('10', '</w:t>
      </w:r>
      <w:proofErr w:type="spellStart"/>
      <w:r w:rsidRPr="003F0181">
        <w:t>jed</w:t>
      </w:r>
      <w:proofErr w:type="spellEnd"/>
      <w:r w:rsidRPr="003F0181">
        <w:t>', '654321', 'jed123');</w:t>
      </w:r>
    </w:p>
    <w:p w14:paraId="53C3A28C" w14:textId="3099EE2B" w:rsidR="00496BFC" w:rsidRDefault="00496BFC" w:rsidP="008F4B2D">
      <w:r>
        <w:t xml:space="preserve">Code above is the makes the table of the </w:t>
      </w:r>
      <w:proofErr w:type="gramStart"/>
      <w:r>
        <w:t>database</w:t>
      </w:r>
      <w:proofErr w:type="gramEnd"/>
      <w:r>
        <w:t xml:space="preserve"> </w:t>
      </w:r>
    </w:p>
    <w:p w14:paraId="3F989423" w14:textId="540AADD0" w:rsidR="00124F75" w:rsidRDefault="00DC2107">
      <w:r w:rsidRPr="00DC2107">
        <w:rPr>
          <w:noProof/>
        </w:rPr>
        <w:lastRenderedPageBreak/>
        <w:drawing>
          <wp:inline distT="0" distB="0" distL="0" distR="0" wp14:anchorId="47C48DF4" wp14:editId="2E987B59">
            <wp:extent cx="5943600" cy="2643505"/>
            <wp:effectExtent l="0" t="0" r="0" b="4445"/>
            <wp:docPr id="1241664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64199" name="Picture 1" descr="A screenshot of a computer&#10;&#10;Description automatically generated"/>
                    <pic:cNvPicPr/>
                  </pic:nvPicPr>
                  <pic:blipFill>
                    <a:blip r:embed="rId31"/>
                    <a:stretch>
                      <a:fillRect/>
                    </a:stretch>
                  </pic:blipFill>
                  <pic:spPr>
                    <a:xfrm>
                      <a:off x="0" y="0"/>
                      <a:ext cx="5943600" cy="2643505"/>
                    </a:xfrm>
                    <a:prstGeom prst="rect">
                      <a:avLst/>
                    </a:prstGeom>
                  </pic:spPr>
                </pic:pic>
              </a:graphicData>
            </a:graphic>
          </wp:inline>
        </w:drawing>
      </w:r>
      <w:r w:rsidR="008B0C4E">
        <w:t>-</w:t>
      </w:r>
      <w:r w:rsidR="009221DA" w:rsidRPr="009221DA">
        <w:rPr>
          <w:noProof/>
        </w:rPr>
        <w:drawing>
          <wp:inline distT="0" distB="0" distL="0" distR="0" wp14:anchorId="38BAF568" wp14:editId="3BA19812">
            <wp:extent cx="5943600" cy="3268980"/>
            <wp:effectExtent l="0" t="0" r="0" b="7620"/>
            <wp:docPr id="939961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61004" name="Picture 1" descr="A screenshot of a computer&#10;&#10;Description automatically generated"/>
                    <pic:cNvPicPr/>
                  </pic:nvPicPr>
                  <pic:blipFill>
                    <a:blip r:embed="rId32"/>
                    <a:stretch>
                      <a:fillRect/>
                    </a:stretch>
                  </pic:blipFill>
                  <pic:spPr>
                    <a:xfrm>
                      <a:off x="0" y="0"/>
                      <a:ext cx="5943600" cy="3268980"/>
                    </a:xfrm>
                    <a:prstGeom prst="rect">
                      <a:avLst/>
                    </a:prstGeom>
                  </pic:spPr>
                </pic:pic>
              </a:graphicData>
            </a:graphic>
          </wp:inline>
        </w:drawing>
      </w:r>
    </w:p>
    <w:p w14:paraId="093A571A" w14:textId="1169D003" w:rsidR="00690E52" w:rsidRDefault="00690E52">
      <w:r w:rsidRPr="00690E52">
        <w:rPr>
          <w:noProof/>
        </w:rPr>
        <w:lastRenderedPageBreak/>
        <w:drawing>
          <wp:inline distT="0" distB="0" distL="0" distR="0" wp14:anchorId="235DB8F7" wp14:editId="5D8DA635">
            <wp:extent cx="4587638" cy="5532599"/>
            <wp:effectExtent l="0" t="0" r="3810" b="0"/>
            <wp:docPr id="786351537"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51537" name="Picture 1" descr="A screenshot of a device&#10;&#10;Description automatically generated"/>
                    <pic:cNvPicPr/>
                  </pic:nvPicPr>
                  <pic:blipFill>
                    <a:blip r:embed="rId33"/>
                    <a:stretch>
                      <a:fillRect/>
                    </a:stretch>
                  </pic:blipFill>
                  <pic:spPr>
                    <a:xfrm>
                      <a:off x="0" y="0"/>
                      <a:ext cx="4587638" cy="5532599"/>
                    </a:xfrm>
                    <a:prstGeom prst="rect">
                      <a:avLst/>
                    </a:prstGeom>
                  </pic:spPr>
                </pic:pic>
              </a:graphicData>
            </a:graphic>
          </wp:inline>
        </w:drawing>
      </w:r>
    </w:p>
    <w:p w14:paraId="3ED3E5CB" w14:textId="22838FA7" w:rsidR="00636C90" w:rsidRDefault="001A68F5">
      <w:r w:rsidRPr="001A68F5">
        <w:rPr>
          <w:noProof/>
        </w:rPr>
        <w:lastRenderedPageBreak/>
        <w:drawing>
          <wp:inline distT="0" distB="0" distL="0" distR="0" wp14:anchorId="7D2A941D" wp14:editId="65810AAE">
            <wp:extent cx="3391194" cy="3185436"/>
            <wp:effectExtent l="0" t="0" r="0" b="0"/>
            <wp:docPr id="1573131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045" name="Picture 1" descr="A screenshot of a computer&#10;&#10;Description automatically generated"/>
                    <pic:cNvPicPr/>
                  </pic:nvPicPr>
                  <pic:blipFill>
                    <a:blip r:embed="rId34"/>
                    <a:stretch>
                      <a:fillRect/>
                    </a:stretch>
                  </pic:blipFill>
                  <pic:spPr>
                    <a:xfrm>
                      <a:off x="0" y="0"/>
                      <a:ext cx="3391194" cy="3185436"/>
                    </a:xfrm>
                    <a:prstGeom prst="rect">
                      <a:avLst/>
                    </a:prstGeom>
                  </pic:spPr>
                </pic:pic>
              </a:graphicData>
            </a:graphic>
          </wp:inline>
        </w:drawing>
      </w:r>
    </w:p>
    <w:p w14:paraId="4692D33F" w14:textId="466F1A5D" w:rsidR="001B14AC" w:rsidRDefault="001B14AC">
      <w:r w:rsidRPr="001B14AC">
        <w:rPr>
          <w:noProof/>
        </w:rPr>
        <w:drawing>
          <wp:inline distT="0" distB="0" distL="0" distR="0" wp14:anchorId="2F533CC0" wp14:editId="67B1FADB">
            <wp:extent cx="5943600" cy="1900555"/>
            <wp:effectExtent l="0" t="0" r="0" b="4445"/>
            <wp:docPr id="44305904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59047" name="Picture 1" descr="A computer screen with white text&#10;&#10;Description automatically generated"/>
                    <pic:cNvPicPr/>
                  </pic:nvPicPr>
                  <pic:blipFill>
                    <a:blip r:embed="rId35"/>
                    <a:stretch>
                      <a:fillRect/>
                    </a:stretch>
                  </pic:blipFill>
                  <pic:spPr>
                    <a:xfrm>
                      <a:off x="0" y="0"/>
                      <a:ext cx="5943600" cy="1900555"/>
                    </a:xfrm>
                    <a:prstGeom prst="rect">
                      <a:avLst/>
                    </a:prstGeom>
                  </pic:spPr>
                </pic:pic>
              </a:graphicData>
            </a:graphic>
          </wp:inline>
        </w:drawing>
      </w:r>
    </w:p>
    <w:p w14:paraId="403004E4" w14:textId="0AB8277E" w:rsidR="00A302E3" w:rsidRDefault="00A302E3">
      <w:r w:rsidRPr="00A302E3">
        <w:rPr>
          <w:noProof/>
        </w:rPr>
        <w:lastRenderedPageBreak/>
        <w:drawing>
          <wp:inline distT="0" distB="0" distL="0" distR="0" wp14:anchorId="55CFD680" wp14:editId="2164E284">
            <wp:extent cx="4861981" cy="3429297"/>
            <wp:effectExtent l="0" t="0" r="0" b="0"/>
            <wp:docPr id="502815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15586" name="Picture 1" descr="A screenshot of a computer&#10;&#10;Description automatically generated"/>
                    <pic:cNvPicPr/>
                  </pic:nvPicPr>
                  <pic:blipFill>
                    <a:blip r:embed="rId36"/>
                    <a:stretch>
                      <a:fillRect/>
                    </a:stretch>
                  </pic:blipFill>
                  <pic:spPr>
                    <a:xfrm>
                      <a:off x="0" y="0"/>
                      <a:ext cx="4861981" cy="3429297"/>
                    </a:xfrm>
                    <a:prstGeom prst="rect">
                      <a:avLst/>
                    </a:prstGeom>
                  </pic:spPr>
                </pic:pic>
              </a:graphicData>
            </a:graphic>
          </wp:inline>
        </w:drawing>
      </w:r>
    </w:p>
    <w:p w14:paraId="42FD5ACB" w14:textId="3179B33E" w:rsidR="00972B25" w:rsidRDefault="00000000">
      <w:hyperlink r:id="rId37" w:history="1">
        <w:r w:rsidR="00972B25">
          <w:rPr>
            <w:rStyle w:val="Hyperlink"/>
          </w:rPr>
          <w:t xml:space="preserve">how to connect a </w:t>
        </w:r>
        <w:proofErr w:type="spellStart"/>
        <w:r w:rsidR="00972B25">
          <w:rPr>
            <w:rStyle w:val="Hyperlink"/>
          </w:rPr>
          <w:t>sbm</w:t>
        </w:r>
        <w:proofErr w:type="spellEnd"/>
        <w:r w:rsidR="00972B25">
          <w:rPr>
            <w:rStyle w:val="Hyperlink"/>
          </w:rPr>
          <w:t xml:space="preserve"> 70 to </w:t>
        </w:r>
        <w:proofErr w:type="spellStart"/>
        <w:r w:rsidR="00972B25">
          <w:rPr>
            <w:rStyle w:val="Hyperlink"/>
          </w:rPr>
          <w:t>bluetooth</w:t>
        </w:r>
        <w:proofErr w:type="spellEnd"/>
        <w:r w:rsidR="00972B25">
          <w:rPr>
            <w:rStyle w:val="Hyperlink"/>
          </w:rPr>
          <w:t xml:space="preserve"> using </w:t>
        </w:r>
        <w:proofErr w:type="spellStart"/>
        <w:r w:rsidR="00972B25">
          <w:rPr>
            <w:rStyle w:val="Hyperlink"/>
          </w:rPr>
          <w:t>iot</w:t>
        </w:r>
        <w:proofErr w:type="spellEnd"/>
        <w:r w:rsidR="00972B25">
          <w:rPr>
            <w:rStyle w:val="Hyperlink"/>
          </w:rPr>
          <w:t xml:space="preserve"> </w:t>
        </w:r>
        <w:proofErr w:type="spellStart"/>
        <w:r w:rsidR="00972B25">
          <w:rPr>
            <w:rStyle w:val="Hyperlink"/>
          </w:rPr>
          <w:t>blynk</w:t>
        </w:r>
        <w:proofErr w:type="spellEnd"/>
        <w:r w:rsidR="00972B25">
          <w:rPr>
            <w:rStyle w:val="Hyperlink"/>
          </w:rPr>
          <w:t xml:space="preserve"> app - Search (bing.com)</w:t>
        </w:r>
      </w:hyperlink>
    </w:p>
    <w:p w14:paraId="324363F8" w14:textId="13DD92DC" w:rsidR="00BC5AE3" w:rsidRDefault="00BC5AE3">
      <w:r w:rsidRPr="00BC5AE3">
        <w:rPr>
          <w:noProof/>
        </w:rPr>
        <w:drawing>
          <wp:inline distT="0" distB="0" distL="0" distR="0" wp14:anchorId="3657BB78" wp14:editId="508F95EF">
            <wp:extent cx="5943600" cy="3913505"/>
            <wp:effectExtent l="0" t="0" r="0" b="0"/>
            <wp:docPr id="1309369750" name="Picture 1" descr="A blue and green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69750" name="Picture 1" descr="A blue and green electronic components&#10;&#10;Description automatically generated"/>
                    <pic:cNvPicPr/>
                  </pic:nvPicPr>
                  <pic:blipFill>
                    <a:blip r:embed="rId38"/>
                    <a:stretch>
                      <a:fillRect/>
                    </a:stretch>
                  </pic:blipFill>
                  <pic:spPr>
                    <a:xfrm>
                      <a:off x="0" y="0"/>
                      <a:ext cx="5943600" cy="3913505"/>
                    </a:xfrm>
                    <a:prstGeom prst="rect">
                      <a:avLst/>
                    </a:prstGeom>
                  </pic:spPr>
                </pic:pic>
              </a:graphicData>
            </a:graphic>
          </wp:inline>
        </w:drawing>
      </w:r>
    </w:p>
    <w:p w14:paraId="4AC10BA5" w14:textId="2FA27EAB" w:rsidR="009E4989" w:rsidRDefault="004068E8">
      <w:r w:rsidRPr="004068E8">
        <w:rPr>
          <w:noProof/>
        </w:rPr>
        <w:lastRenderedPageBreak/>
        <w:drawing>
          <wp:inline distT="0" distB="0" distL="0" distR="0" wp14:anchorId="07E244AF" wp14:editId="0E71A9E5">
            <wp:extent cx="3627434" cy="5646909"/>
            <wp:effectExtent l="0" t="0" r="0" b="0"/>
            <wp:docPr id="363326660"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26660" name="Picture 1" descr="A computer screen shot of a circuit board&#10;&#10;Description automatically generated"/>
                    <pic:cNvPicPr/>
                  </pic:nvPicPr>
                  <pic:blipFill>
                    <a:blip r:embed="rId39"/>
                    <a:stretch>
                      <a:fillRect/>
                    </a:stretch>
                  </pic:blipFill>
                  <pic:spPr>
                    <a:xfrm>
                      <a:off x="0" y="0"/>
                      <a:ext cx="3627434" cy="5646909"/>
                    </a:xfrm>
                    <a:prstGeom prst="rect">
                      <a:avLst/>
                    </a:prstGeom>
                  </pic:spPr>
                </pic:pic>
              </a:graphicData>
            </a:graphic>
          </wp:inline>
        </w:drawing>
      </w:r>
      <w:r w:rsidR="00D64322" w:rsidRPr="00D64322">
        <w:rPr>
          <w:noProof/>
        </w:rPr>
        <w:lastRenderedPageBreak/>
        <w:drawing>
          <wp:inline distT="0" distB="0" distL="0" distR="0" wp14:anchorId="4F7C5B2F" wp14:editId="7B3E7846">
            <wp:extent cx="5943600" cy="4691380"/>
            <wp:effectExtent l="0" t="0" r="0" b="0"/>
            <wp:docPr id="567935699" name="Picture 1" descr="A computer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35699" name="Picture 1" descr="A computer circuit board with wires and wires&#10;&#10;Description automatically generated"/>
                    <pic:cNvPicPr/>
                  </pic:nvPicPr>
                  <pic:blipFill>
                    <a:blip r:embed="rId40"/>
                    <a:stretch>
                      <a:fillRect/>
                    </a:stretch>
                  </pic:blipFill>
                  <pic:spPr>
                    <a:xfrm>
                      <a:off x="0" y="0"/>
                      <a:ext cx="5943600" cy="4691380"/>
                    </a:xfrm>
                    <a:prstGeom prst="rect">
                      <a:avLst/>
                    </a:prstGeom>
                  </pic:spPr>
                </pic:pic>
              </a:graphicData>
            </a:graphic>
          </wp:inline>
        </w:drawing>
      </w:r>
    </w:p>
    <w:sectPr w:rsidR="009E4989" w:rsidSect="00CB5DB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9CA4C" w14:textId="77777777" w:rsidR="00CB5DBC" w:rsidRDefault="00CB5DBC" w:rsidP="008A655F">
      <w:pPr>
        <w:spacing w:after="0" w:line="240" w:lineRule="auto"/>
      </w:pPr>
      <w:r>
        <w:separator/>
      </w:r>
    </w:p>
  </w:endnote>
  <w:endnote w:type="continuationSeparator" w:id="0">
    <w:p w14:paraId="61A589ED" w14:textId="77777777" w:rsidR="00CB5DBC" w:rsidRDefault="00CB5DBC" w:rsidP="008A655F">
      <w:pPr>
        <w:spacing w:after="0" w:line="240" w:lineRule="auto"/>
      </w:pPr>
      <w:r>
        <w:continuationSeparator/>
      </w:r>
    </w:p>
  </w:endnote>
  <w:endnote w:type="continuationNotice" w:id="1">
    <w:p w14:paraId="428B78E7" w14:textId="77777777" w:rsidR="00CB5DBC" w:rsidRDefault="00CB5D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E7197" w14:textId="77777777" w:rsidR="00CB5DBC" w:rsidRDefault="00CB5DBC" w:rsidP="008A655F">
      <w:pPr>
        <w:spacing w:after="0" w:line="240" w:lineRule="auto"/>
      </w:pPr>
      <w:r>
        <w:separator/>
      </w:r>
    </w:p>
  </w:footnote>
  <w:footnote w:type="continuationSeparator" w:id="0">
    <w:p w14:paraId="562CFD61" w14:textId="77777777" w:rsidR="00CB5DBC" w:rsidRDefault="00CB5DBC" w:rsidP="008A655F">
      <w:pPr>
        <w:spacing w:after="0" w:line="240" w:lineRule="auto"/>
      </w:pPr>
      <w:r>
        <w:continuationSeparator/>
      </w:r>
    </w:p>
  </w:footnote>
  <w:footnote w:type="continuationNotice" w:id="1">
    <w:p w14:paraId="2B7C62A6" w14:textId="77777777" w:rsidR="00CB5DBC" w:rsidRDefault="00CB5DB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2089"/>
    <w:multiLevelType w:val="hybridMultilevel"/>
    <w:tmpl w:val="CE089E16"/>
    <w:lvl w:ilvl="0" w:tplc="79EE3FA0">
      <w:start w:val="1"/>
      <w:numFmt w:val="decimal"/>
      <w:lvlText w:val="%1."/>
      <w:lvlJc w:val="left"/>
      <w:pPr>
        <w:ind w:left="720" w:hanging="360"/>
      </w:pPr>
      <w:rPr>
        <w:rFonts w:ascii="Calibri" w:eastAsia="Calibri" w:hAnsi="Calibri" w:cs="Calibri" w:hint="default"/>
        <w:b/>
        <w:sz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482DE0"/>
    <w:multiLevelType w:val="hybridMultilevel"/>
    <w:tmpl w:val="54D4AC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86738D"/>
    <w:multiLevelType w:val="hybridMultilevel"/>
    <w:tmpl w:val="72F0C4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016D89"/>
    <w:multiLevelType w:val="hybridMultilevel"/>
    <w:tmpl w:val="FDCC34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CAA0A26"/>
    <w:multiLevelType w:val="hybridMultilevel"/>
    <w:tmpl w:val="08E0CB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E3F4609"/>
    <w:multiLevelType w:val="hybridMultilevel"/>
    <w:tmpl w:val="28188C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114E172B"/>
    <w:multiLevelType w:val="hybridMultilevel"/>
    <w:tmpl w:val="E6C019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E239CA"/>
    <w:multiLevelType w:val="hybridMultilevel"/>
    <w:tmpl w:val="74C89F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51500A4"/>
    <w:multiLevelType w:val="hybridMultilevel"/>
    <w:tmpl w:val="75105D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DA153FC"/>
    <w:multiLevelType w:val="hybridMultilevel"/>
    <w:tmpl w:val="443ADD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E914FBB"/>
    <w:multiLevelType w:val="hybridMultilevel"/>
    <w:tmpl w:val="19FC3C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0424406"/>
    <w:multiLevelType w:val="hybridMultilevel"/>
    <w:tmpl w:val="B468A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09D4E73"/>
    <w:multiLevelType w:val="hybridMultilevel"/>
    <w:tmpl w:val="EF74F316"/>
    <w:lvl w:ilvl="0" w:tplc="1809000F">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4614CD6"/>
    <w:multiLevelType w:val="hybridMultilevel"/>
    <w:tmpl w:val="CFC8A3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7885849"/>
    <w:multiLevelType w:val="hybridMultilevel"/>
    <w:tmpl w:val="488C9D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A430E46"/>
    <w:multiLevelType w:val="hybridMultilevel"/>
    <w:tmpl w:val="944EFB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CC54BAE"/>
    <w:multiLevelType w:val="hybridMultilevel"/>
    <w:tmpl w:val="1DCA55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CF32948"/>
    <w:multiLevelType w:val="hybridMultilevel"/>
    <w:tmpl w:val="B1A6D4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00619B6"/>
    <w:multiLevelType w:val="hybridMultilevel"/>
    <w:tmpl w:val="FF3899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18911CE"/>
    <w:multiLevelType w:val="hybridMultilevel"/>
    <w:tmpl w:val="3C5E5D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1FA7E67"/>
    <w:multiLevelType w:val="hybridMultilevel"/>
    <w:tmpl w:val="128497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3CF5F8E"/>
    <w:multiLevelType w:val="hybridMultilevel"/>
    <w:tmpl w:val="AF6408CA"/>
    <w:lvl w:ilvl="0" w:tplc="A8068AA0">
      <w:start w:val="1"/>
      <w:numFmt w:val="bullet"/>
      <w:lvlText w:val=""/>
      <w:lvlJc w:val="left"/>
      <w:pPr>
        <w:ind w:left="720" w:hanging="360"/>
      </w:pPr>
      <w:rPr>
        <w:rFonts w:ascii="Symbol" w:hAnsi="Symbol" w:hint="default"/>
      </w:rPr>
    </w:lvl>
    <w:lvl w:ilvl="1" w:tplc="BDE6CBCC">
      <w:start w:val="1"/>
      <w:numFmt w:val="bullet"/>
      <w:lvlText w:val="o"/>
      <w:lvlJc w:val="left"/>
      <w:pPr>
        <w:ind w:left="1440" w:hanging="360"/>
      </w:pPr>
      <w:rPr>
        <w:rFonts w:ascii="Courier New" w:hAnsi="Courier New" w:hint="default"/>
      </w:rPr>
    </w:lvl>
    <w:lvl w:ilvl="2" w:tplc="EBB89394">
      <w:start w:val="1"/>
      <w:numFmt w:val="bullet"/>
      <w:lvlText w:val=""/>
      <w:lvlJc w:val="left"/>
      <w:pPr>
        <w:ind w:left="2160" w:hanging="360"/>
      </w:pPr>
      <w:rPr>
        <w:rFonts w:ascii="Wingdings" w:hAnsi="Wingdings" w:hint="default"/>
      </w:rPr>
    </w:lvl>
    <w:lvl w:ilvl="3" w:tplc="187EDF88">
      <w:start w:val="1"/>
      <w:numFmt w:val="bullet"/>
      <w:lvlText w:val=""/>
      <w:lvlJc w:val="left"/>
      <w:pPr>
        <w:ind w:left="2880" w:hanging="360"/>
      </w:pPr>
      <w:rPr>
        <w:rFonts w:ascii="Symbol" w:hAnsi="Symbol" w:hint="default"/>
      </w:rPr>
    </w:lvl>
    <w:lvl w:ilvl="4" w:tplc="FC04DA1C">
      <w:start w:val="1"/>
      <w:numFmt w:val="bullet"/>
      <w:lvlText w:val="o"/>
      <w:lvlJc w:val="left"/>
      <w:pPr>
        <w:ind w:left="3600" w:hanging="360"/>
      </w:pPr>
      <w:rPr>
        <w:rFonts w:ascii="Courier New" w:hAnsi="Courier New" w:hint="default"/>
      </w:rPr>
    </w:lvl>
    <w:lvl w:ilvl="5" w:tplc="DCE856D8">
      <w:start w:val="1"/>
      <w:numFmt w:val="bullet"/>
      <w:lvlText w:val=""/>
      <w:lvlJc w:val="left"/>
      <w:pPr>
        <w:ind w:left="4320" w:hanging="360"/>
      </w:pPr>
      <w:rPr>
        <w:rFonts w:ascii="Wingdings" w:hAnsi="Wingdings" w:hint="default"/>
      </w:rPr>
    </w:lvl>
    <w:lvl w:ilvl="6" w:tplc="37C6FA7A">
      <w:start w:val="1"/>
      <w:numFmt w:val="bullet"/>
      <w:lvlText w:val=""/>
      <w:lvlJc w:val="left"/>
      <w:pPr>
        <w:ind w:left="5040" w:hanging="360"/>
      </w:pPr>
      <w:rPr>
        <w:rFonts w:ascii="Symbol" w:hAnsi="Symbol" w:hint="default"/>
      </w:rPr>
    </w:lvl>
    <w:lvl w:ilvl="7" w:tplc="CF8A7EF2">
      <w:start w:val="1"/>
      <w:numFmt w:val="bullet"/>
      <w:lvlText w:val="o"/>
      <w:lvlJc w:val="left"/>
      <w:pPr>
        <w:ind w:left="5760" w:hanging="360"/>
      </w:pPr>
      <w:rPr>
        <w:rFonts w:ascii="Courier New" w:hAnsi="Courier New" w:hint="default"/>
      </w:rPr>
    </w:lvl>
    <w:lvl w:ilvl="8" w:tplc="6ED66208">
      <w:start w:val="1"/>
      <w:numFmt w:val="bullet"/>
      <w:lvlText w:val=""/>
      <w:lvlJc w:val="left"/>
      <w:pPr>
        <w:ind w:left="6480" w:hanging="360"/>
      </w:pPr>
      <w:rPr>
        <w:rFonts w:ascii="Wingdings" w:hAnsi="Wingdings" w:hint="default"/>
      </w:rPr>
    </w:lvl>
  </w:abstractNum>
  <w:abstractNum w:abstractNumId="22" w15:restartNumberingAfterBreak="0">
    <w:nsid w:val="36C9036A"/>
    <w:multiLevelType w:val="hybridMultilevel"/>
    <w:tmpl w:val="1F50A564"/>
    <w:lvl w:ilvl="0" w:tplc="0B7006C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3" w15:restartNumberingAfterBreak="0">
    <w:nsid w:val="3F0856A5"/>
    <w:multiLevelType w:val="hybridMultilevel"/>
    <w:tmpl w:val="7D1AB48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15:restartNumberingAfterBreak="0">
    <w:nsid w:val="41D71D07"/>
    <w:multiLevelType w:val="hybridMultilevel"/>
    <w:tmpl w:val="B2BA3D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59648D6"/>
    <w:multiLevelType w:val="hybridMultilevel"/>
    <w:tmpl w:val="F8440B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71240F8"/>
    <w:multiLevelType w:val="hybridMultilevel"/>
    <w:tmpl w:val="EE8CFE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47892505"/>
    <w:multiLevelType w:val="hybridMultilevel"/>
    <w:tmpl w:val="F8AC9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9A57BF1"/>
    <w:multiLevelType w:val="hybridMultilevel"/>
    <w:tmpl w:val="53B816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4C075A7F"/>
    <w:multiLevelType w:val="hybridMultilevel"/>
    <w:tmpl w:val="0F5C78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4F6946DE"/>
    <w:multiLevelType w:val="hybridMultilevel"/>
    <w:tmpl w:val="9BA21C30"/>
    <w:lvl w:ilvl="0" w:tplc="D0502C30">
      <w:start w:val="1"/>
      <w:numFmt w:val="decimal"/>
      <w:lvlText w:val="%1."/>
      <w:lvlJc w:val="left"/>
      <w:pPr>
        <w:ind w:left="580" w:hanging="360"/>
      </w:pPr>
      <w:rPr>
        <w:rFonts w:ascii="Calibri" w:eastAsia="Calibri" w:hAnsi="Calibri" w:cs="Calibri" w:hint="default"/>
        <w:b/>
        <w:color w:val="0000FF"/>
        <w:u w:val="single"/>
      </w:rPr>
    </w:lvl>
    <w:lvl w:ilvl="1" w:tplc="18090019" w:tentative="1">
      <w:start w:val="1"/>
      <w:numFmt w:val="lowerLetter"/>
      <w:lvlText w:val="%2."/>
      <w:lvlJc w:val="left"/>
      <w:pPr>
        <w:ind w:left="1300" w:hanging="360"/>
      </w:pPr>
    </w:lvl>
    <w:lvl w:ilvl="2" w:tplc="1809001B" w:tentative="1">
      <w:start w:val="1"/>
      <w:numFmt w:val="lowerRoman"/>
      <w:lvlText w:val="%3."/>
      <w:lvlJc w:val="right"/>
      <w:pPr>
        <w:ind w:left="2020" w:hanging="180"/>
      </w:pPr>
    </w:lvl>
    <w:lvl w:ilvl="3" w:tplc="1809000F" w:tentative="1">
      <w:start w:val="1"/>
      <w:numFmt w:val="decimal"/>
      <w:lvlText w:val="%4."/>
      <w:lvlJc w:val="left"/>
      <w:pPr>
        <w:ind w:left="2740" w:hanging="360"/>
      </w:pPr>
    </w:lvl>
    <w:lvl w:ilvl="4" w:tplc="18090019" w:tentative="1">
      <w:start w:val="1"/>
      <w:numFmt w:val="lowerLetter"/>
      <w:lvlText w:val="%5."/>
      <w:lvlJc w:val="left"/>
      <w:pPr>
        <w:ind w:left="3460" w:hanging="360"/>
      </w:pPr>
    </w:lvl>
    <w:lvl w:ilvl="5" w:tplc="1809001B" w:tentative="1">
      <w:start w:val="1"/>
      <w:numFmt w:val="lowerRoman"/>
      <w:lvlText w:val="%6."/>
      <w:lvlJc w:val="right"/>
      <w:pPr>
        <w:ind w:left="4180" w:hanging="180"/>
      </w:pPr>
    </w:lvl>
    <w:lvl w:ilvl="6" w:tplc="1809000F" w:tentative="1">
      <w:start w:val="1"/>
      <w:numFmt w:val="decimal"/>
      <w:lvlText w:val="%7."/>
      <w:lvlJc w:val="left"/>
      <w:pPr>
        <w:ind w:left="4900" w:hanging="360"/>
      </w:pPr>
    </w:lvl>
    <w:lvl w:ilvl="7" w:tplc="18090019" w:tentative="1">
      <w:start w:val="1"/>
      <w:numFmt w:val="lowerLetter"/>
      <w:lvlText w:val="%8."/>
      <w:lvlJc w:val="left"/>
      <w:pPr>
        <w:ind w:left="5620" w:hanging="360"/>
      </w:pPr>
    </w:lvl>
    <w:lvl w:ilvl="8" w:tplc="1809001B" w:tentative="1">
      <w:start w:val="1"/>
      <w:numFmt w:val="lowerRoman"/>
      <w:lvlText w:val="%9."/>
      <w:lvlJc w:val="right"/>
      <w:pPr>
        <w:ind w:left="6340" w:hanging="180"/>
      </w:pPr>
    </w:lvl>
  </w:abstractNum>
  <w:abstractNum w:abstractNumId="31" w15:restartNumberingAfterBreak="0">
    <w:nsid w:val="51F14B24"/>
    <w:multiLevelType w:val="hybridMultilevel"/>
    <w:tmpl w:val="D21C1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697321B"/>
    <w:multiLevelType w:val="hybridMultilevel"/>
    <w:tmpl w:val="F92496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8FA40F6"/>
    <w:multiLevelType w:val="hybridMultilevel"/>
    <w:tmpl w:val="D74C12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A442B0B"/>
    <w:multiLevelType w:val="hybridMultilevel"/>
    <w:tmpl w:val="02D6356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15:restartNumberingAfterBreak="0">
    <w:nsid w:val="5A7743ED"/>
    <w:multiLevelType w:val="hybridMultilevel"/>
    <w:tmpl w:val="510EE15A"/>
    <w:lvl w:ilvl="0" w:tplc="FFFFFFFF">
      <w:start w:val="1"/>
      <w:numFmt w:val="decimal"/>
      <w:lvlText w:val="%1."/>
      <w:lvlJc w:val="left"/>
      <w:pPr>
        <w:ind w:left="720" w:hanging="360"/>
      </w:pPr>
      <w:rPr>
        <w:rFonts w:ascii="Calibri" w:eastAsia="Calibri" w:hAnsi="Calibri" w:cs="Calibri" w:hint="default"/>
        <w:b/>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EE71EC6"/>
    <w:multiLevelType w:val="hybridMultilevel"/>
    <w:tmpl w:val="B75EFF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653032D5"/>
    <w:multiLevelType w:val="hybridMultilevel"/>
    <w:tmpl w:val="8A1616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5FD6446"/>
    <w:multiLevelType w:val="hybridMultilevel"/>
    <w:tmpl w:val="54942F5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9" w15:restartNumberingAfterBreak="0">
    <w:nsid w:val="6E4A66EC"/>
    <w:multiLevelType w:val="hybridMultilevel"/>
    <w:tmpl w:val="82BE4D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32E6BC3"/>
    <w:multiLevelType w:val="hybridMultilevel"/>
    <w:tmpl w:val="8B3E40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1" w15:restartNumberingAfterBreak="0">
    <w:nsid w:val="772F10C1"/>
    <w:multiLevelType w:val="hybridMultilevel"/>
    <w:tmpl w:val="EBFA6E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781D39A3"/>
    <w:multiLevelType w:val="hybridMultilevel"/>
    <w:tmpl w:val="CC624F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B774FC0"/>
    <w:multiLevelType w:val="hybridMultilevel"/>
    <w:tmpl w:val="749C19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7F1B10E2"/>
    <w:multiLevelType w:val="hybridMultilevel"/>
    <w:tmpl w:val="DC8A44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42772589">
    <w:abstractNumId w:val="21"/>
  </w:num>
  <w:num w:numId="2" w16cid:durableId="2042585255">
    <w:abstractNumId w:val="0"/>
  </w:num>
  <w:num w:numId="3" w16cid:durableId="536167524">
    <w:abstractNumId w:val="35"/>
  </w:num>
  <w:num w:numId="4" w16cid:durableId="1896576601">
    <w:abstractNumId w:val="5"/>
  </w:num>
  <w:num w:numId="5" w16cid:durableId="351536714">
    <w:abstractNumId w:val="38"/>
  </w:num>
  <w:num w:numId="6" w16cid:durableId="1512255019">
    <w:abstractNumId w:val="40"/>
  </w:num>
  <w:num w:numId="7" w16cid:durableId="777987496">
    <w:abstractNumId w:val="34"/>
  </w:num>
  <w:num w:numId="8" w16cid:durableId="767583320">
    <w:abstractNumId w:val="23"/>
  </w:num>
  <w:num w:numId="9" w16cid:durableId="940995310">
    <w:abstractNumId w:val="42"/>
  </w:num>
  <w:num w:numId="10" w16cid:durableId="297300655">
    <w:abstractNumId w:val="1"/>
  </w:num>
  <w:num w:numId="11" w16cid:durableId="401413050">
    <w:abstractNumId w:val="3"/>
  </w:num>
  <w:num w:numId="12" w16cid:durableId="356666504">
    <w:abstractNumId w:val="28"/>
  </w:num>
  <w:num w:numId="13" w16cid:durableId="79758202">
    <w:abstractNumId w:val="7"/>
  </w:num>
  <w:num w:numId="14" w16cid:durableId="1525359626">
    <w:abstractNumId w:val="24"/>
  </w:num>
  <w:num w:numId="15" w16cid:durableId="735736686">
    <w:abstractNumId w:val="2"/>
  </w:num>
  <w:num w:numId="16" w16cid:durableId="811025447">
    <w:abstractNumId w:val="26"/>
  </w:num>
  <w:num w:numId="17" w16cid:durableId="365911891">
    <w:abstractNumId w:val="17"/>
  </w:num>
  <w:num w:numId="18" w16cid:durableId="712466558">
    <w:abstractNumId w:val="8"/>
  </w:num>
  <w:num w:numId="19" w16cid:durableId="1799566893">
    <w:abstractNumId w:val="11"/>
  </w:num>
  <w:num w:numId="20" w16cid:durableId="445658034">
    <w:abstractNumId w:val="36"/>
  </w:num>
  <w:num w:numId="21" w16cid:durableId="315183262">
    <w:abstractNumId w:val="44"/>
  </w:num>
  <w:num w:numId="22" w16cid:durableId="912200225">
    <w:abstractNumId w:val="20"/>
  </w:num>
  <w:num w:numId="23" w16cid:durableId="299924833">
    <w:abstractNumId w:val="25"/>
  </w:num>
  <w:num w:numId="24" w16cid:durableId="1776973784">
    <w:abstractNumId w:val="37"/>
  </w:num>
  <w:num w:numId="25" w16cid:durableId="548036171">
    <w:abstractNumId w:val="18"/>
  </w:num>
  <w:num w:numId="26" w16cid:durableId="1316573124">
    <w:abstractNumId w:val="29"/>
  </w:num>
  <w:num w:numId="27" w16cid:durableId="241917319">
    <w:abstractNumId w:val="33"/>
  </w:num>
  <w:num w:numId="28" w16cid:durableId="1384796223">
    <w:abstractNumId w:val="32"/>
  </w:num>
  <w:num w:numId="29" w16cid:durableId="2023242206">
    <w:abstractNumId w:val="19"/>
  </w:num>
  <w:num w:numId="30" w16cid:durableId="707754451">
    <w:abstractNumId w:val="39"/>
  </w:num>
  <w:num w:numId="31" w16cid:durableId="63841299">
    <w:abstractNumId w:val="14"/>
  </w:num>
  <w:num w:numId="32" w16cid:durableId="1439523250">
    <w:abstractNumId w:val="15"/>
  </w:num>
  <w:num w:numId="33" w16cid:durableId="382339084">
    <w:abstractNumId w:val="12"/>
  </w:num>
  <w:num w:numId="34" w16cid:durableId="1900628396">
    <w:abstractNumId w:val="6"/>
  </w:num>
  <w:num w:numId="35" w16cid:durableId="80421063">
    <w:abstractNumId w:val="9"/>
  </w:num>
  <w:num w:numId="36" w16cid:durableId="1100175442">
    <w:abstractNumId w:val="43"/>
  </w:num>
  <w:num w:numId="37" w16cid:durableId="508182817">
    <w:abstractNumId w:val="27"/>
  </w:num>
  <w:num w:numId="38" w16cid:durableId="732311040">
    <w:abstractNumId w:val="41"/>
  </w:num>
  <w:num w:numId="39" w16cid:durableId="1082919012">
    <w:abstractNumId w:val="13"/>
  </w:num>
  <w:num w:numId="40" w16cid:durableId="1660229101">
    <w:abstractNumId w:val="30"/>
  </w:num>
  <w:num w:numId="41" w16cid:durableId="433401098">
    <w:abstractNumId w:val="10"/>
  </w:num>
  <w:num w:numId="42" w16cid:durableId="77093193">
    <w:abstractNumId w:val="4"/>
  </w:num>
  <w:num w:numId="43" w16cid:durableId="322272511">
    <w:abstractNumId w:val="22"/>
  </w:num>
  <w:num w:numId="44" w16cid:durableId="607933106">
    <w:abstractNumId w:val="16"/>
  </w:num>
  <w:num w:numId="45" w16cid:durableId="959073286">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75"/>
    <w:rsid w:val="00001CFE"/>
    <w:rsid w:val="0001010F"/>
    <w:rsid w:val="0001175A"/>
    <w:rsid w:val="0001285E"/>
    <w:rsid w:val="00014945"/>
    <w:rsid w:val="0002040E"/>
    <w:rsid w:val="00022B18"/>
    <w:rsid w:val="000429DF"/>
    <w:rsid w:val="00051DE7"/>
    <w:rsid w:val="0005279A"/>
    <w:rsid w:val="00062586"/>
    <w:rsid w:val="00062BAB"/>
    <w:rsid w:val="00074D64"/>
    <w:rsid w:val="0007653D"/>
    <w:rsid w:val="00077A3F"/>
    <w:rsid w:val="00081737"/>
    <w:rsid w:val="000905B8"/>
    <w:rsid w:val="00090B13"/>
    <w:rsid w:val="00093AEF"/>
    <w:rsid w:val="000A0A0D"/>
    <w:rsid w:val="000A5ECE"/>
    <w:rsid w:val="000B29A1"/>
    <w:rsid w:val="000B338A"/>
    <w:rsid w:val="000B5F6A"/>
    <w:rsid w:val="000B6AED"/>
    <w:rsid w:val="000C2FDB"/>
    <w:rsid w:val="000C3185"/>
    <w:rsid w:val="000C78BA"/>
    <w:rsid w:val="00106C87"/>
    <w:rsid w:val="001105F4"/>
    <w:rsid w:val="00110779"/>
    <w:rsid w:val="001175D1"/>
    <w:rsid w:val="00124F75"/>
    <w:rsid w:val="0012776A"/>
    <w:rsid w:val="0013013F"/>
    <w:rsid w:val="001335AE"/>
    <w:rsid w:val="00134AF9"/>
    <w:rsid w:val="001428F4"/>
    <w:rsid w:val="00157F7A"/>
    <w:rsid w:val="0017103D"/>
    <w:rsid w:val="00182279"/>
    <w:rsid w:val="00187303"/>
    <w:rsid w:val="00190769"/>
    <w:rsid w:val="001A0572"/>
    <w:rsid w:val="001A1D85"/>
    <w:rsid w:val="001A5E40"/>
    <w:rsid w:val="001A68F5"/>
    <w:rsid w:val="001B14AC"/>
    <w:rsid w:val="001B68DA"/>
    <w:rsid w:val="001C020C"/>
    <w:rsid w:val="001C0586"/>
    <w:rsid w:val="001D0D43"/>
    <w:rsid w:val="001D54A1"/>
    <w:rsid w:val="001E189D"/>
    <w:rsid w:val="001E2F21"/>
    <w:rsid w:val="001F059B"/>
    <w:rsid w:val="001F0F87"/>
    <w:rsid w:val="001F1EF0"/>
    <w:rsid w:val="001F3FC4"/>
    <w:rsid w:val="002046A9"/>
    <w:rsid w:val="00212F00"/>
    <w:rsid w:val="002208D1"/>
    <w:rsid w:val="00226AFB"/>
    <w:rsid w:val="00233884"/>
    <w:rsid w:val="00234128"/>
    <w:rsid w:val="00234316"/>
    <w:rsid w:val="00252406"/>
    <w:rsid w:val="0025354C"/>
    <w:rsid w:val="002556AB"/>
    <w:rsid w:val="00262113"/>
    <w:rsid w:val="002663BC"/>
    <w:rsid w:val="0027740C"/>
    <w:rsid w:val="00277F0C"/>
    <w:rsid w:val="00291FD6"/>
    <w:rsid w:val="0029339A"/>
    <w:rsid w:val="002A2DA7"/>
    <w:rsid w:val="002A6C3C"/>
    <w:rsid w:val="002A7D10"/>
    <w:rsid w:val="002B0329"/>
    <w:rsid w:val="002B1C35"/>
    <w:rsid w:val="002B759B"/>
    <w:rsid w:val="002C0D97"/>
    <w:rsid w:val="002D0BB6"/>
    <w:rsid w:val="002D3DD9"/>
    <w:rsid w:val="002E46D8"/>
    <w:rsid w:val="002E6731"/>
    <w:rsid w:val="002E71B4"/>
    <w:rsid w:val="002F1AE7"/>
    <w:rsid w:val="002F1D15"/>
    <w:rsid w:val="002F6D05"/>
    <w:rsid w:val="00300305"/>
    <w:rsid w:val="00304574"/>
    <w:rsid w:val="00311231"/>
    <w:rsid w:val="0031176C"/>
    <w:rsid w:val="00317597"/>
    <w:rsid w:val="00322ADB"/>
    <w:rsid w:val="003253C9"/>
    <w:rsid w:val="0033188B"/>
    <w:rsid w:val="00346904"/>
    <w:rsid w:val="00361A64"/>
    <w:rsid w:val="00366A29"/>
    <w:rsid w:val="00375746"/>
    <w:rsid w:val="0038309E"/>
    <w:rsid w:val="003915A6"/>
    <w:rsid w:val="003919E1"/>
    <w:rsid w:val="003A0928"/>
    <w:rsid w:val="003A250B"/>
    <w:rsid w:val="003A5312"/>
    <w:rsid w:val="003A6009"/>
    <w:rsid w:val="003A65F2"/>
    <w:rsid w:val="003B580D"/>
    <w:rsid w:val="003D193B"/>
    <w:rsid w:val="003D1C35"/>
    <w:rsid w:val="003D4431"/>
    <w:rsid w:val="003E0F11"/>
    <w:rsid w:val="003E18C5"/>
    <w:rsid w:val="003E4F3B"/>
    <w:rsid w:val="003E7FC0"/>
    <w:rsid w:val="003F0181"/>
    <w:rsid w:val="003F41A0"/>
    <w:rsid w:val="003F7EED"/>
    <w:rsid w:val="004025C5"/>
    <w:rsid w:val="004068E8"/>
    <w:rsid w:val="0040723E"/>
    <w:rsid w:val="00414BB4"/>
    <w:rsid w:val="00427D44"/>
    <w:rsid w:val="0044501E"/>
    <w:rsid w:val="00451E45"/>
    <w:rsid w:val="00452CD4"/>
    <w:rsid w:val="00454C74"/>
    <w:rsid w:val="00464CEE"/>
    <w:rsid w:val="00475D24"/>
    <w:rsid w:val="00480847"/>
    <w:rsid w:val="00485856"/>
    <w:rsid w:val="00490368"/>
    <w:rsid w:val="00490742"/>
    <w:rsid w:val="00495F91"/>
    <w:rsid w:val="00496BFC"/>
    <w:rsid w:val="004A05A3"/>
    <w:rsid w:val="004A0F73"/>
    <w:rsid w:val="004A3B29"/>
    <w:rsid w:val="004B2458"/>
    <w:rsid w:val="004B2D30"/>
    <w:rsid w:val="004B60A5"/>
    <w:rsid w:val="004C6B6C"/>
    <w:rsid w:val="004D4039"/>
    <w:rsid w:val="004D6B1C"/>
    <w:rsid w:val="004E51EC"/>
    <w:rsid w:val="004E535F"/>
    <w:rsid w:val="004F3C94"/>
    <w:rsid w:val="004F7B29"/>
    <w:rsid w:val="005001CA"/>
    <w:rsid w:val="00501901"/>
    <w:rsid w:val="005040A5"/>
    <w:rsid w:val="00512E9C"/>
    <w:rsid w:val="00526B5C"/>
    <w:rsid w:val="00540651"/>
    <w:rsid w:val="00544E84"/>
    <w:rsid w:val="00557B17"/>
    <w:rsid w:val="005679A6"/>
    <w:rsid w:val="005724F1"/>
    <w:rsid w:val="00584EC8"/>
    <w:rsid w:val="00586C08"/>
    <w:rsid w:val="0059287A"/>
    <w:rsid w:val="00593BC8"/>
    <w:rsid w:val="00594BC3"/>
    <w:rsid w:val="005A3FE3"/>
    <w:rsid w:val="005B3D6F"/>
    <w:rsid w:val="005B5833"/>
    <w:rsid w:val="005C1019"/>
    <w:rsid w:val="005D2405"/>
    <w:rsid w:val="005F1E1B"/>
    <w:rsid w:val="006016D6"/>
    <w:rsid w:val="00602985"/>
    <w:rsid w:val="006148B7"/>
    <w:rsid w:val="00617170"/>
    <w:rsid w:val="00623675"/>
    <w:rsid w:val="00623B55"/>
    <w:rsid w:val="00625CC6"/>
    <w:rsid w:val="00626EA8"/>
    <w:rsid w:val="00636C90"/>
    <w:rsid w:val="006371BD"/>
    <w:rsid w:val="006376EB"/>
    <w:rsid w:val="00642828"/>
    <w:rsid w:val="00642ABA"/>
    <w:rsid w:val="00646400"/>
    <w:rsid w:val="00652D04"/>
    <w:rsid w:val="006673DB"/>
    <w:rsid w:val="00673027"/>
    <w:rsid w:val="0067617F"/>
    <w:rsid w:val="00677B2C"/>
    <w:rsid w:val="00684FE5"/>
    <w:rsid w:val="00685D0F"/>
    <w:rsid w:val="00690E52"/>
    <w:rsid w:val="006932AD"/>
    <w:rsid w:val="00697776"/>
    <w:rsid w:val="006B5B3F"/>
    <w:rsid w:val="006C0CCE"/>
    <w:rsid w:val="006C70CF"/>
    <w:rsid w:val="006D0C9C"/>
    <w:rsid w:val="006E0095"/>
    <w:rsid w:val="006E4E9B"/>
    <w:rsid w:val="00700221"/>
    <w:rsid w:val="00707FCD"/>
    <w:rsid w:val="0071137A"/>
    <w:rsid w:val="00711B2F"/>
    <w:rsid w:val="00712E3F"/>
    <w:rsid w:val="00717C7C"/>
    <w:rsid w:val="0073432D"/>
    <w:rsid w:val="007353E3"/>
    <w:rsid w:val="007432DB"/>
    <w:rsid w:val="00747498"/>
    <w:rsid w:val="0075017A"/>
    <w:rsid w:val="00750670"/>
    <w:rsid w:val="0075069C"/>
    <w:rsid w:val="00753386"/>
    <w:rsid w:val="0075353C"/>
    <w:rsid w:val="00761F51"/>
    <w:rsid w:val="00764AA1"/>
    <w:rsid w:val="00777DA9"/>
    <w:rsid w:val="007A0DCA"/>
    <w:rsid w:val="007A1A35"/>
    <w:rsid w:val="007A6E86"/>
    <w:rsid w:val="007B1DD5"/>
    <w:rsid w:val="007B209E"/>
    <w:rsid w:val="007B2F8B"/>
    <w:rsid w:val="007B314C"/>
    <w:rsid w:val="007B48CB"/>
    <w:rsid w:val="007E0F49"/>
    <w:rsid w:val="007E2992"/>
    <w:rsid w:val="007E4A53"/>
    <w:rsid w:val="007F68A2"/>
    <w:rsid w:val="008311B6"/>
    <w:rsid w:val="0083178D"/>
    <w:rsid w:val="00843941"/>
    <w:rsid w:val="00844B4F"/>
    <w:rsid w:val="0085488F"/>
    <w:rsid w:val="008556D9"/>
    <w:rsid w:val="0086485C"/>
    <w:rsid w:val="008649A8"/>
    <w:rsid w:val="00866173"/>
    <w:rsid w:val="0087033C"/>
    <w:rsid w:val="0087662D"/>
    <w:rsid w:val="008853D7"/>
    <w:rsid w:val="0088693F"/>
    <w:rsid w:val="008A655F"/>
    <w:rsid w:val="008A687D"/>
    <w:rsid w:val="008B0C4E"/>
    <w:rsid w:val="008B25B9"/>
    <w:rsid w:val="008B7E3B"/>
    <w:rsid w:val="008D7BDB"/>
    <w:rsid w:val="008E7695"/>
    <w:rsid w:val="008F0139"/>
    <w:rsid w:val="008F07F5"/>
    <w:rsid w:val="008F4B2D"/>
    <w:rsid w:val="009013CF"/>
    <w:rsid w:val="00902996"/>
    <w:rsid w:val="009063DB"/>
    <w:rsid w:val="00906E7C"/>
    <w:rsid w:val="0091441E"/>
    <w:rsid w:val="009171D5"/>
    <w:rsid w:val="00917A94"/>
    <w:rsid w:val="009221DA"/>
    <w:rsid w:val="009238EB"/>
    <w:rsid w:val="0094385F"/>
    <w:rsid w:val="009443AA"/>
    <w:rsid w:val="00945015"/>
    <w:rsid w:val="00947468"/>
    <w:rsid w:val="00950CA2"/>
    <w:rsid w:val="009560B4"/>
    <w:rsid w:val="009674A6"/>
    <w:rsid w:val="00972B25"/>
    <w:rsid w:val="00974874"/>
    <w:rsid w:val="00982D08"/>
    <w:rsid w:val="00990075"/>
    <w:rsid w:val="00993714"/>
    <w:rsid w:val="009955DD"/>
    <w:rsid w:val="0099609A"/>
    <w:rsid w:val="009A486C"/>
    <w:rsid w:val="009B06E9"/>
    <w:rsid w:val="009B409B"/>
    <w:rsid w:val="009D3F18"/>
    <w:rsid w:val="009E4989"/>
    <w:rsid w:val="009F003C"/>
    <w:rsid w:val="009F2F6E"/>
    <w:rsid w:val="009F63AE"/>
    <w:rsid w:val="00A001FA"/>
    <w:rsid w:val="00A12487"/>
    <w:rsid w:val="00A14763"/>
    <w:rsid w:val="00A17B6F"/>
    <w:rsid w:val="00A24EE2"/>
    <w:rsid w:val="00A30200"/>
    <w:rsid w:val="00A302E3"/>
    <w:rsid w:val="00A37705"/>
    <w:rsid w:val="00A44E3C"/>
    <w:rsid w:val="00A50778"/>
    <w:rsid w:val="00A52BC3"/>
    <w:rsid w:val="00A52E31"/>
    <w:rsid w:val="00A81298"/>
    <w:rsid w:val="00A83F1A"/>
    <w:rsid w:val="00A87544"/>
    <w:rsid w:val="00A87FBD"/>
    <w:rsid w:val="00A97051"/>
    <w:rsid w:val="00AC5BDF"/>
    <w:rsid w:val="00AD0F3D"/>
    <w:rsid w:val="00AD1FCC"/>
    <w:rsid w:val="00AD5548"/>
    <w:rsid w:val="00AD7004"/>
    <w:rsid w:val="00AE5013"/>
    <w:rsid w:val="00AF585F"/>
    <w:rsid w:val="00B00422"/>
    <w:rsid w:val="00B031CA"/>
    <w:rsid w:val="00B04F37"/>
    <w:rsid w:val="00B12386"/>
    <w:rsid w:val="00B20A28"/>
    <w:rsid w:val="00B212EA"/>
    <w:rsid w:val="00B235F7"/>
    <w:rsid w:val="00B26CA1"/>
    <w:rsid w:val="00B32F47"/>
    <w:rsid w:val="00B342AA"/>
    <w:rsid w:val="00B3548E"/>
    <w:rsid w:val="00B40A0E"/>
    <w:rsid w:val="00B43FAD"/>
    <w:rsid w:val="00B45735"/>
    <w:rsid w:val="00B565E8"/>
    <w:rsid w:val="00B904C9"/>
    <w:rsid w:val="00B91B80"/>
    <w:rsid w:val="00BA47A6"/>
    <w:rsid w:val="00BA7A87"/>
    <w:rsid w:val="00BB1745"/>
    <w:rsid w:val="00BC10A1"/>
    <w:rsid w:val="00BC3DFB"/>
    <w:rsid w:val="00BC5AE3"/>
    <w:rsid w:val="00BD4BA7"/>
    <w:rsid w:val="00BD5935"/>
    <w:rsid w:val="00C039C1"/>
    <w:rsid w:val="00C21C6C"/>
    <w:rsid w:val="00C22A26"/>
    <w:rsid w:val="00C30D3A"/>
    <w:rsid w:val="00C31232"/>
    <w:rsid w:val="00C3238A"/>
    <w:rsid w:val="00C64DC4"/>
    <w:rsid w:val="00C67338"/>
    <w:rsid w:val="00C72CA9"/>
    <w:rsid w:val="00C77A25"/>
    <w:rsid w:val="00C80D84"/>
    <w:rsid w:val="00C81D6C"/>
    <w:rsid w:val="00C823E0"/>
    <w:rsid w:val="00C87DB9"/>
    <w:rsid w:val="00C90E36"/>
    <w:rsid w:val="00C96874"/>
    <w:rsid w:val="00C971CE"/>
    <w:rsid w:val="00CA03B9"/>
    <w:rsid w:val="00CA36F3"/>
    <w:rsid w:val="00CB3D22"/>
    <w:rsid w:val="00CB5DBC"/>
    <w:rsid w:val="00CB6C4F"/>
    <w:rsid w:val="00CB6C8C"/>
    <w:rsid w:val="00CB7D8A"/>
    <w:rsid w:val="00CC22DE"/>
    <w:rsid w:val="00CC6EA8"/>
    <w:rsid w:val="00CC78AF"/>
    <w:rsid w:val="00CD7013"/>
    <w:rsid w:val="00CD7DB4"/>
    <w:rsid w:val="00CE1CF9"/>
    <w:rsid w:val="00CE3B91"/>
    <w:rsid w:val="00CE44E8"/>
    <w:rsid w:val="00CE4806"/>
    <w:rsid w:val="00CE4C88"/>
    <w:rsid w:val="00CF6231"/>
    <w:rsid w:val="00D03A1A"/>
    <w:rsid w:val="00D1047E"/>
    <w:rsid w:val="00D11C6F"/>
    <w:rsid w:val="00D1295C"/>
    <w:rsid w:val="00D14D4A"/>
    <w:rsid w:val="00D162ED"/>
    <w:rsid w:val="00D25798"/>
    <w:rsid w:val="00D336B9"/>
    <w:rsid w:val="00D358AD"/>
    <w:rsid w:val="00D35DD6"/>
    <w:rsid w:val="00D61011"/>
    <w:rsid w:val="00D62036"/>
    <w:rsid w:val="00D64322"/>
    <w:rsid w:val="00D65B25"/>
    <w:rsid w:val="00D661E8"/>
    <w:rsid w:val="00D6632D"/>
    <w:rsid w:val="00D7140D"/>
    <w:rsid w:val="00D71E76"/>
    <w:rsid w:val="00D801AC"/>
    <w:rsid w:val="00D84FF1"/>
    <w:rsid w:val="00D87133"/>
    <w:rsid w:val="00D92694"/>
    <w:rsid w:val="00D9289A"/>
    <w:rsid w:val="00D95EEF"/>
    <w:rsid w:val="00DC0ACA"/>
    <w:rsid w:val="00DC2107"/>
    <w:rsid w:val="00DC6F8A"/>
    <w:rsid w:val="00DD19F8"/>
    <w:rsid w:val="00DD6069"/>
    <w:rsid w:val="00DD6A37"/>
    <w:rsid w:val="00DE4AD6"/>
    <w:rsid w:val="00DE5C7D"/>
    <w:rsid w:val="00E0177F"/>
    <w:rsid w:val="00E01B85"/>
    <w:rsid w:val="00E03BBA"/>
    <w:rsid w:val="00E071E0"/>
    <w:rsid w:val="00E10D89"/>
    <w:rsid w:val="00E1419D"/>
    <w:rsid w:val="00E164A5"/>
    <w:rsid w:val="00E16A94"/>
    <w:rsid w:val="00E36E55"/>
    <w:rsid w:val="00E374C6"/>
    <w:rsid w:val="00E41315"/>
    <w:rsid w:val="00E43554"/>
    <w:rsid w:val="00E440DE"/>
    <w:rsid w:val="00E61C52"/>
    <w:rsid w:val="00E67A2A"/>
    <w:rsid w:val="00E706A2"/>
    <w:rsid w:val="00E76394"/>
    <w:rsid w:val="00E77460"/>
    <w:rsid w:val="00EB3D29"/>
    <w:rsid w:val="00EB4E22"/>
    <w:rsid w:val="00EB5352"/>
    <w:rsid w:val="00EC3BEE"/>
    <w:rsid w:val="00ED77CA"/>
    <w:rsid w:val="00EE3728"/>
    <w:rsid w:val="00EE4990"/>
    <w:rsid w:val="00EF1334"/>
    <w:rsid w:val="00EF6D68"/>
    <w:rsid w:val="00F02A8D"/>
    <w:rsid w:val="00F03EB7"/>
    <w:rsid w:val="00F063C7"/>
    <w:rsid w:val="00F06BC4"/>
    <w:rsid w:val="00F126C1"/>
    <w:rsid w:val="00F1305F"/>
    <w:rsid w:val="00F135F6"/>
    <w:rsid w:val="00F24394"/>
    <w:rsid w:val="00F27B39"/>
    <w:rsid w:val="00F30F8D"/>
    <w:rsid w:val="00F32ED2"/>
    <w:rsid w:val="00F36608"/>
    <w:rsid w:val="00F36E68"/>
    <w:rsid w:val="00F4261A"/>
    <w:rsid w:val="00F46FB2"/>
    <w:rsid w:val="00F55202"/>
    <w:rsid w:val="00F703A0"/>
    <w:rsid w:val="00F72BE0"/>
    <w:rsid w:val="00F73E0F"/>
    <w:rsid w:val="00F77E67"/>
    <w:rsid w:val="00F83A87"/>
    <w:rsid w:val="00F8403B"/>
    <w:rsid w:val="00F97097"/>
    <w:rsid w:val="00FA062C"/>
    <w:rsid w:val="00FA12A3"/>
    <w:rsid w:val="00FA3E47"/>
    <w:rsid w:val="00FB087B"/>
    <w:rsid w:val="00FB09EC"/>
    <w:rsid w:val="00FB2C56"/>
    <w:rsid w:val="00FB2C97"/>
    <w:rsid w:val="00FC3211"/>
    <w:rsid w:val="00FC40D8"/>
    <w:rsid w:val="00FC4E60"/>
    <w:rsid w:val="00FC655B"/>
    <w:rsid w:val="00FC6634"/>
    <w:rsid w:val="00FD064D"/>
    <w:rsid w:val="00FD31B2"/>
    <w:rsid w:val="00FE0292"/>
    <w:rsid w:val="00FE68B7"/>
    <w:rsid w:val="00FF0BB3"/>
    <w:rsid w:val="00FF2048"/>
    <w:rsid w:val="00FF79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4D3C"/>
  <w15:chartTrackingRefBased/>
  <w15:docId w15:val="{C114382F-1F50-4499-B312-4F2D0D684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F75"/>
    <w:rPr>
      <w:kern w:val="0"/>
      <w:lang w:val="en-US"/>
      <w14:ligatures w14:val="none"/>
    </w:rPr>
  </w:style>
  <w:style w:type="paragraph" w:styleId="Heading1">
    <w:name w:val="heading 1"/>
    <w:basedOn w:val="Normal"/>
    <w:next w:val="Normal"/>
    <w:link w:val="Heading1Char"/>
    <w:uiPriority w:val="9"/>
    <w:qFormat/>
    <w:rsid w:val="00124F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4F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6A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F75"/>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124F75"/>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TitleChar">
    <w:name w:val="Title Char"/>
    <w:basedOn w:val="DefaultParagraphFont"/>
    <w:link w:val="Title"/>
    <w:uiPriority w:val="10"/>
    <w:rsid w:val="00124F75"/>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124F75"/>
    <w:pPr>
      <w:spacing w:after="0" w:line="240" w:lineRule="auto"/>
      <w:contextualSpacing/>
    </w:pPr>
    <w:rPr>
      <w:rFonts w:asciiTheme="majorHAnsi" w:eastAsiaTheme="majorEastAsia" w:hAnsiTheme="majorHAnsi" w:cstheme="majorBidi"/>
      <w:spacing w:val="-10"/>
      <w:kern w:val="28"/>
      <w:sz w:val="56"/>
      <w:szCs w:val="56"/>
      <w:lang w:val="en-IE"/>
      <w14:ligatures w14:val="standardContextual"/>
    </w:rPr>
  </w:style>
  <w:style w:type="character" w:customStyle="1" w:styleId="TitleChar1">
    <w:name w:val="Title Char1"/>
    <w:basedOn w:val="DefaultParagraphFont"/>
    <w:uiPriority w:val="10"/>
    <w:rsid w:val="00124F75"/>
    <w:rPr>
      <w:rFonts w:asciiTheme="majorHAnsi" w:eastAsiaTheme="majorEastAsia" w:hAnsiTheme="majorHAnsi" w:cstheme="majorBidi"/>
      <w:spacing w:val="-10"/>
      <w:kern w:val="28"/>
      <w:sz w:val="56"/>
      <w:szCs w:val="56"/>
      <w:lang w:val="en-US"/>
      <w14:ligatures w14:val="none"/>
    </w:rPr>
  </w:style>
  <w:style w:type="paragraph" w:styleId="ListParagraph">
    <w:name w:val="List Paragraph"/>
    <w:basedOn w:val="Normal"/>
    <w:uiPriority w:val="34"/>
    <w:qFormat/>
    <w:rsid w:val="00124F75"/>
    <w:pPr>
      <w:ind w:left="720"/>
      <w:contextualSpacing/>
    </w:pPr>
  </w:style>
  <w:style w:type="character" w:styleId="Hyperlink">
    <w:name w:val="Hyperlink"/>
    <w:basedOn w:val="DefaultParagraphFont"/>
    <w:uiPriority w:val="99"/>
    <w:unhideWhenUsed/>
    <w:rsid w:val="00124F75"/>
    <w:rPr>
      <w:color w:val="0000FF"/>
      <w:u w:val="single"/>
    </w:rPr>
  </w:style>
  <w:style w:type="table" w:styleId="TableGrid">
    <w:name w:val="Table Grid"/>
    <w:basedOn w:val="TableNormal"/>
    <w:uiPriority w:val="39"/>
    <w:rsid w:val="00124F75"/>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71BD"/>
    <w:rPr>
      <w:color w:val="954F72" w:themeColor="followedHyperlink"/>
      <w:u w:val="single"/>
    </w:rPr>
  </w:style>
  <w:style w:type="character" w:customStyle="1" w:styleId="Heading3Char">
    <w:name w:val="Heading 3 Char"/>
    <w:basedOn w:val="DefaultParagraphFont"/>
    <w:link w:val="Heading3"/>
    <w:uiPriority w:val="9"/>
    <w:rsid w:val="00DD6A37"/>
    <w:rPr>
      <w:rFonts w:asciiTheme="majorHAnsi" w:eastAsiaTheme="majorEastAsia" w:hAnsiTheme="majorHAnsi" w:cstheme="majorBidi"/>
      <w:color w:val="1F3763" w:themeColor="accent1" w:themeShade="7F"/>
      <w:kern w:val="0"/>
      <w:sz w:val="24"/>
      <w:szCs w:val="24"/>
      <w:lang w:val="en-US"/>
      <w14:ligatures w14:val="none"/>
    </w:rPr>
  </w:style>
  <w:style w:type="paragraph" w:styleId="Header">
    <w:name w:val="header"/>
    <w:basedOn w:val="Normal"/>
    <w:link w:val="HeaderChar"/>
    <w:uiPriority w:val="99"/>
    <w:unhideWhenUsed/>
    <w:rsid w:val="008A6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55F"/>
    <w:rPr>
      <w:kern w:val="0"/>
      <w:lang w:val="en-US"/>
      <w14:ligatures w14:val="none"/>
    </w:rPr>
  </w:style>
  <w:style w:type="paragraph" w:styleId="Footer">
    <w:name w:val="footer"/>
    <w:basedOn w:val="Normal"/>
    <w:link w:val="FooterChar"/>
    <w:uiPriority w:val="99"/>
    <w:unhideWhenUsed/>
    <w:rsid w:val="008A6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55F"/>
    <w:rPr>
      <w:kern w:val="0"/>
      <w:lang w:val="en-US"/>
      <w14:ligatures w14:val="none"/>
    </w:rPr>
  </w:style>
  <w:style w:type="character" w:styleId="Strong">
    <w:name w:val="Strong"/>
    <w:basedOn w:val="DefaultParagraphFont"/>
    <w:uiPriority w:val="22"/>
    <w:qFormat/>
    <w:rsid w:val="00AD5548"/>
    <w:rPr>
      <w:b/>
      <w:bCs/>
    </w:rPr>
  </w:style>
  <w:style w:type="paragraph" w:styleId="NormalWeb">
    <w:name w:val="Normal (Web)"/>
    <w:basedOn w:val="Normal"/>
    <w:uiPriority w:val="99"/>
    <w:semiHidden/>
    <w:unhideWhenUsed/>
    <w:rsid w:val="00E706A2"/>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paragraph" w:styleId="TOCHeading">
    <w:name w:val="TOC Heading"/>
    <w:basedOn w:val="Heading1"/>
    <w:next w:val="Normal"/>
    <w:uiPriority w:val="39"/>
    <w:unhideWhenUsed/>
    <w:qFormat/>
    <w:rsid w:val="00E164A5"/>
    <w:pPr>
      <w:outlineLvl w:val="9"/>
    </w:pPr>
    <w:rPr>
      <w:lang w:val="en-IE" w:eastAsia="en-IE"/>
    </w:rPr>
  </w:style>
  <w:style w:type="paragraph" w:styleId="TOC2">
    <w:name w:val="toc 2"/>
    <w:basedOn w:val="Normal"/>
    <w:next w:val="Normal"/>
    <w:autoRedefine/>
    <w:uiPriority w:val="39"/>
    <w:unhideWhenUsed/>
    <w:rsid w:val="00E164A5"/>
    <w:pPr>
      <w:spacing w:after="100"/>
      <w:ind w:left="220"/>
    </w:pPr>
  </w:style>
  <w:style w:type="paragraph" w:styleId="TOC1">
    <w:name w:val="toc 1"/>
    <w:basedOn w:val="Normal"/>
    <w:next w:val="Normal"/>
    <w:autoRedefine/>
    <w:uiPriority w:val="39"/>
    <w:unhideWhenUsed/>
    <w:rsid w:val="00E164A5"/>
    <w:pPr>
      <w:spacing w:after="100"/>
    </w:pPr>
  </w:style>
  <w:style w:type="paragraph" w:styleId="TOC3">
    <w:name w:val="toc 3"/>
    <w:basedOn w:val="Normal"/>
    <w:next w:val="Normal"/>
    <w:autoRedefine/>
    <w:uiPriority w:val="39"/>
    <w:unhideWhenUsed/>
    <w:rsid w:val="00E164A5"/>
    <w:pPr>
      <w:spacing w:after="100"/>
      <w:ind w:left="440"/>
    </w:pPr>
  </w:style>
  <w:style w:type="paragraph" w:styleId="z-TopofForm">
    <w:name w:val="HTML Top of Form"/>
    <w:basedOn w:val="Normal"/>
    <w:next w:val="Normal"/>
    <w:link w:val="z-TopofFormChar"/>
    <w:hidden/>
    <w:uiPriority w:val="99"/>
    <w:semiHidden/>
    <w:unhideWhenUsed/>
    <w:rsid w:val="00753386"/>
    <w:pPr>
      <w:pBdr>
        <w:bottom w:val="single" w:sz="6" w:space="1" w:color="auto"/>
      </w:pBdr>
      <w:spacing w:after="0" w:line="240" w:lineRule="auto"/>
      <w:jc w:val="center"/>
    </w:pPr>
    <w:rPr>
      <w:rFonts w:ascii="Arial" w:eastAsia="Times New Roman" w:hAnsi="Arial" w:cs="Arial"/>
      <w:vanish/>
      <w:sz w:val="16"/>
      <w:szCs w:val="16"/>
      <w:lang w:val="en-IE" w:eastAsia="en-IE"/>
    </w:rPr>
  </w:style>
  <w:style w:type="character" w:customStyle="1" w:styleId="z-TopofFormChar">
    <w:name w:val="z-Top of Form Char"/>
    <w:basedOn w:val="DefaultParagraphFont"/>
    <w:link w:val="z-TopofForm"/>
    <w:uiPriority w:val="99"/>
    <w:semiHidden/>
    <w:rsid w:val="00753386"/>
    <w:rPr>
      <w:rFonts w:ascii="Arial" w:eastAsia="Times New Roman" w:hAnsi="Arial" w:cs="Arial"/>
      <w:vanish/>
      <w:kern w:val="0"/>
      <w:sz w:val="16"/>
      <w:szCs w:val="16"/>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96298">
      <w:bodyDiv w:val="1"/>
      <w:marLeft w:val="0"/>
      <w:marRight w:val="0"/>
      <w:marTop w:val="0"/>
      <w:marBottom w:val="0"/>
      <w:divBdr>
        <w:top w:val="none" w:sz="0" w:space="0" w:color="auto"/>
        <w:left w:val="none" w:sz="0" w:space="0" w:color="auto"/>
        <w:bottom w:val="none" w:sz="0" w:space="0" w:color="auto"/>
        <w:right w:val="none" w:sz="0" w:space="0" w:color="auto"/>
      </w:divBdr>
    </w:div>
    <w:div w:id="224031882">
      <w:bodyDiv w:val="1"/>
      <w:marLeft w:val="0"/>
      <w:marRight w:val="0"/>
      <w:marTop w:val="0"/>
      <w:marBottom w:val="0"/>
      <w:divBdr>
        <w:top w:val="none" w:sz="0" w:space="0" w:color="auto"/>
        <w:left w:val="none" w:sz="0" w:space="0" w:color="auto"/>
        <w:bottom w:val="none" w:sz="0" w:space="0" w:color="auto"/>
        <w:right w:val="none" w:sz="0" w:space="0" w:color="auto"/>
      </w:divBdr>
    </w:div>
    <w:div w:id="294221069">
      <w:bodyDiv w:val="1"/>
      <w:marLeft w:val="0"/>
      <w:marRight w:val="0"/>
      <w:marTop w:val="0"/>
      <w:marBottom w:val="0"/>
      <w:divBdr>
        <w:top w:val="none" w:sz="0" w:space="0" w:color="auto"/>
        <w:left w:val="none" w:sz="0" w:space="0" w:color="auto"/>
        <w:bottom w:val="none" w:sz="0" w:space="0" w:color="auto"/>
        <w:right w:val="none" w:sz="0" w:space="0" w:color="auto"/>
      </w:divBdr>
    </w:div>
    <w:div w:id="391125122">
      <w:bodyDiv w:val="1"/>
      <w:marLeft w:val="0"/>
      <w:marRight w:val="0"/>
      <w:marTop w:val="0"/>
      <w:marBottom w:val="0"/>
      <w:divBdr>
        <w:top w:val="none" w:sz="0" w:space="0" w:color="auto"/>
        <w:left w:val="none" w:sz="0" w:space="0" w:color="auto"/>
        <w:bottom w:val="none" w:sz="0" w:space="0" w:color="auto"/>
        <w:right w:val="none" w:sz="0" w:space="0" w:color="auto"/>
      </w:divBdr>
    </w:div>
    <w:div w:id="402290431">
      <w:bodyDiv w:val="1"/>
      <w:marLeft w:val="0"/>
      <w:marRight w:val="0"/>
      <w:marTop w:val="0"/>
      <w:marBottom w:val="0"/>
      <w:divBdr>
        <w:top w:val="none" w:sz="0" w:space="0" w:color="auto"/>
        <w:left w:val="none" w:sz="0" w:space="0" w:color="auto"/>
        <w:bottom w:val="none" w:sz="0" w:space="0" w:color="auto"/>
        <w:right w:val="none" w:sz="0" w:space="0" w:color="auto"/>
      </w:divBdr>
    </w:div>
    <w:div w:id="503710139">
      <w:bodyDiv w:val="1"/>
      <w:marLeft w:val="0"/>
      <w:marRight w:val="0"/>
      <w:marTop w:val="0"/>
      <w:marBottom w:val="0"/>
      <w:divBdr>
        <w:top w:val="none" w:sz="0" w:space="0" w:color="auto"/>
        <w:left w:val="none" w:sz="0" w:space="0" w:color="auto"/>
        <w:bottom w:val="none" w:sz="0" w:space="0" w:color="auto"/>
        <w:right w:val="none" w:sz="0" w:space="0" w:color="auto"/>
      </w:divBdr>
      <w:divsChild>
        <w:div w:id="133836902">
          <w:marLeft w:val="0"/>
          <w:marRight w:val="0"/>
          <w:marTop w:val="0"/>
          <w:marBottom w:val="0"/>
          <w:divBdr>
            <w:top w:val="single" w:sz="2" w:space="0" w:color="E3E3E3"/>
            <w:left w:val="single" w:sz="2" w:space="0" w:color="E3E3E3"/>
            <w:bottom w:val="single" w:sz="2" w:space="0" w:color="E3E3E3"/>
            <w:right w:val="single" w:sz="2" w:space="0" w:color="E3E3E3"/>
          </w:divBdr>
          <w:divsChild>
            <w:div w:id="1157762746">
              <w:marLeft w:val="0"/>
              <w:marRight w:val="0"/>
              <w:marTop w:val="0"/>
              <w:marBottom w:val="0"/>
              <w:divBdr>
                <w:top w:val="single" w:sz="2" w:space="0" w:color="E3E3E3"/>
                <w:left w:val="single" w:sz="2" w:space="0" w:color="E3E3E3"/>
                <w:bottom w:val="single" w:sz="2" w:space="0" w:color="E3E3E3"/>
                <w:right w:val="single" w:sz="2" w:space="0" w:color="E3E3E3"/>
              </w:divBdr>
              <w:divsChild>
                <w:div w:id="223950343">
                  <w:marLeft w:val="0"/>
                  <w:marRight w:val="0"/>
                  <w:marTop w:val="0"/>
                  <w:marBottom w:val="0"/>
                  <w:divBdr>
                    <w:top w:val="single" w:sz="2" w:space="0" w:color="E3E3E3"/>
                    <w:left w:val="single" w:sz="2" w:space="0" w:color="E3E3E3"/>
                    <w:bottom w:val="single" w:sz="2" w:space="0" w:color="E3E3E3"/>
                    <w:right w:val="single" w:sz="2" w:space="0" w:color="E3E3E3"/>
                  </w:divBdr>
                  <w:divsChild>
                    <w:div w:id="2123570682">
                      <w:marLeft w:val="0"/>
                      <w:marRight w:val="0"/>
                      <w:marTop w:val="0"/>
                      <w:marBottom w:val="0"/>
                      <w:divBdr>
                        <w:top w:val="single" w:sz="2" w:space="0" w:color="E3E3E3"/>
                        <w:left w:val="single" w:sz="2" w:space="0" w:color="E3E3E3"/>
                        <w:bottom w:val="single" w:sz="2" w:space="0" w:color="E3E3E3"/>
                        <w:right w:val="single" w:sz="2" w:space="0" w:color="E3E3E3"/>
                      </w:divBdr>
                      <w:divsChild>
                        <w:div w:id="1829175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4140430">
          <w:marLeft w:val="0"/>
          <w:marRight w:val="0"/>
          <w:marTop w:val="0"/>
          <w:marBottom w:val="0"/>
          <w:divBdr>
            <w:top w:val="single" w:sz="2" w:space="0" w:color="E3E3E3"/>
            <w:left w:val="single" w:sz="2" w:space="0" w:color="E3E3E3"/>
            <w:bottom w:val="single" w:sz="2" w:space="0" w:color="E3E3E3"/>
            <w:right w:val="single" w:sz="2" w:space="0" w:color="E3E3E3"/>
          </w:divBdr>
          <w:divsChild>
            <w:div w:id="1643925471">
              <w:marLeft w:val="0"/>
              <w:marRight w:val="0"/>
              <w:marTop w:val="0"/>
              <w:marBottom w:val="0"/>
              <w:divBdr>
                <w:top w:val="single" w:sz="2" w:space="0" w:color="E3E3E3"/>
                <w:left w:val="single" w:sz="2" w:space="0" w:color="E3E3E3"/>
                <w:bottom w:val="single" w:sz="2" w:space="0" w:color="E3E3E3"/>
                <w:right w:val="single" w:sz="2" w:space="0" w:color="E3E3E3"/>
              </w:divBdr>
            </w:div>
            <w:div w:id="1563562620">
              <w:marLeft w:val="0"/>
              <w:marRight w:val="0"/>
              <w:marTop w:val="0"/>
              <w:marBottom w:val="0"/>
              <w:divBdr>
                <w:top w:val="single" w:sz="2" w:space="0" w:color="E3E3E3"/>
                <w:left w:val="single" w:sz="2" w:space="0" w:color="E3E3E3"/>
                <w:bottom w:val="single" w:sz="2" w:space="0" w:color="E3E3E3"/>
                <w:right w:val="single" w:sz="2" w:space="0" w:color="E3E3E3"/>
              </w:divBdr>
              <w:divsChild>
                <w:div w:id="854461613">
                  <w:marLeft w:val="0"/>
                  <w:marRight w:val="0"/>
                  <w:marTop w:val="0"/>
                  <w:marBottom w:val="0"/>
                  <w:divBdr>
                    <w:top w:val="single" w:sz="2" w:space="0" w:color="E3E3E3"/>
                    <w:left w:val="single" w:sz="2" w:space="0" w:color="E3E3E3"/>
                    <w:bottom w:val="single" w:sz="2" w:space="0" w:color="E3E3E3"/>
                    <w:right w:val="single" w:sz="2" w:space="0" w:color="E3E3E3"/>
                  </w:divBdr>
                  <w:divsChild>
                    <w:div w:id="807355004">
                      <w:marLeft w:val="0"/>
                      <w:marRight w:val="0"/>
                      <w:marTop w:val="0"/>
                      <w:marBottom w:val="0"/>
                      <w:divBdr>
                        <w:top w:val="single" w:sz="2" w:space="0" w:color="E3E3E3"/>
                        <w:left w:val="single" w:sz="2" w:space="0" w:color="E3E3E3"/>
                        <w:bottom w:val="single" w:sz="2" w:space="0" w:color="E3E3E3"/>
                        <w:right w:val="single" w:sz="2" w:space="0" w:color="E3E3E3"/>
                      </w:divBdr>
                      <w:divsChild>
                        <w:div w:id="1311054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19972330">
      <w:bodyDiv w:val="1"/>
      <w:marLeft w:val="0"/>
      <w:marRight w:val="0"/>
      <w:marTop w:val="0"/>
      <w:marBottom w:val="0"/>
      <w:divBdr>
        <w:top w:val="none" w:sz="0" w:space="0" w:color="auto"/>
        <w:left w:val="none" w:sz="0" w:space="0" w:color="auto"/>
        <w:bottom w:val="none" w:sz="0" w:space="0" w:color="auto"/>
        <w:right w:val="none" w:sz="0" w:space="0" w:color="auto"/>
      </w:divBdr>
      <w:divsChild>
        <w:div w:id="654141762">
          <w:marLeft w:val="0"/>
          <w:marRight w:val="0"/>
          <w:marTop w:val="0"/>
          <w:marBottom w:val="0"/>
          <w:divBdr>
            <w:top w:val="single" w:sz="2" w:space="0" w:color="E3E3E3"/>
            <w:left w:val="single" w:sz="2" w:space="0" w:color="E3E3E3"/>
            <w:bottom w:val="single" w:sz="2" w:space="0" w:color="E3E3E3"/>
            <w:right w:val="single" w:sz="2" w:space="0" w:color="E3E3E3"/>
          </w:divBdr>
          <w:divsChild>
            <w:div w:id="872502018">
              <w:marLeft w:val="0"/>
              <w:marRight w:val="0"/>
              <w:marTop w:val="0"/>
              <w:marBottom w:val="0"/>
              <w:divBdr>
                <w:top w:val="single" w:sz="2" w:space="0" w:color="E3E3E3"/>
                <w:left w:val="single" w:sz="2" w:space="0" w:color="E3E3E3"/>
                <w:bottom w:val="single" w:sz="2" w:space="0" w:color="E3E3E3"/>
                <w:right w:val="single" w:sz="2" w:space="0" w:color="E3E3E3"/>
              </w:divBdr>
              <w:divsChild>
                <w:div w:id="1362822252">
                  <w:marLeft w:val="0"/>
                  <w:marRight w:val="0"/>
                  <w:marTop w:val="0"/>
                  <w:marBottom w:val="0"/>
                  <w:divBdr>
                    <w:top w:val="single" w:sz="2" w:space="0" w:color="E3E3E3"/>
                    <w:left w:val="single" w:sz="2" w:space="0" w:color="E3E3E3"/>
                    <w:bottom w:val="single" w:sz="2" w:space="0" w:color="E3E3E3"/>
                    <w:right w:val="single" w:sz="2" w:space="0" w:color="E3E3E3"/>
                  </w:divBdr>
                  <w:divsChild>
                    <w:div w:id="1919560325">
                      <w:marLeft w:val="0"/>
                      <w:marRight w:val="0"/>
                      <w:marTop w:val="0"/>
                      <w:marBottom w:val="0"/>
                      <w:divBdr>
                        <w:top w:val="single" w:sz="2" w:space="0" w:color="E3E3E3"/>
                        <w:left w:val="single" w:sz="2" w:space="0" w:color="E3E3E3"/>
                        <w:bottom w:val="single" w:sz="2" w:space="0" w:color="E3E3E3"/>
                        <w:right w:val="single" w:sz="2" w:space="0" w:color="E3E3E3"/>
                      </w:divBdr>
                      <w:divsChild>
                        <w:div w:id="1906911648">
                          <w:marLeft w:val="0"/>
                          <w:marRight w:val="0"/>
                          <w:marTop w:val="0"/>
                          <w:marBottom w:val="0"/>
                          <w:divBdr>
                            <w:top w:val="single" w:sz="2" w:space="0" w:color="E3E3E3"/>
                            <w:left w:val="single" w:sz="2" w:space="0" w:color="E3E3E3"/>
                            <w:bottom w:val="single" w:sz="2" w:space="0" w:color="E3E3E3"/>
                            <w:right w:val="single" w:sz="2" w:space="0" w:color="E3E3E3"/>
                          </w:divBdr>
                          <w:divsChild>
                            <w:div w:id="171603799">
                              <w:marLeft w:val="0"/>
                              <w:marRight w:val="0"/>
                              <w:marTop w:val="0"/>
                              <w:marBottom w:val="0"/>
                              <w:divBdr>
                                <w:top w:val="single" w:sz="2" w:space="0" w:color="E3E3E3"/>
                                <w:left w:val="single" w:sz="2" w:space="0" w:color="E3E3E3"/>
                                <w:bottom w:val="single" w:sz="2" w:space="0" w:color="E3E3E3"/>
                                <w:right w:val="single" w:sz="2" w:space="0" w:color="E3E3E3"/>
                              </w:divBdr>
                              <w:divsChild>
                                <w:div w:id="181432891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495119">
                                      <w:marLeft w:val="0"/>
                                      <w:marRight w:val="0"/>
                                      <w:marTop w:val="0"/>
                                      <w:marBottom w:val="0"/>
                                      <w:divBdr>
                                        <w:top w:val="single" w:sz="2" w:space="0" w:color="E3E3E3"/>
                                        <w:left w:val="single" w:sz="2" w:space="0" w:color="E3E3E3"/>
                                        <w:bottom w:val="single" w:sz="2" w:space="0" w:color="E3E3E3"/>
                                        <w:right w:val="single" w:sz="2" w:space="0" w:color="E3E3E3"/>
                                      </w:divBdr>
                                      <w:divsChild>
                                        <w:div w:id="1765686132">
                                          <w:marLeft w:val="0"/>
                                          <w:marRight w:val="0"/>
                                          <w:marTop w:val="0"/>
                                          <w:marBottom w:val="0"/>
                                          <w:divBdr>
                                            <w:top w:val="single" w:sz="2" w:space="0" w:color="E3E3E3"/>
                                            <w:left w:val="single" w:sz="2" w:space="0" w:color="E3E3E3"/>
                                            <w:bottom w:val="single" w:sz="2" w:space="0" w:color="E3E3E3"/>
                                            <w:right w:val="single" w:sz="2" w:space="0" w:color="E3E3E3"/>
                                          </w:divBdr>
                                          <w:divsChild>
                                            <w:div w:id="153947032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136">
                                                  <w:marLeft w:val="0"/>
                                                  <w:marRight w:val="0"/>
                                                  <w:marTop w:val="0"/>
                                                  <w:marBottom w:val="0"/>
                                                  <w:divBdr>
                                                    <w:top w:val="single" w:sz="2" w:space="0" w:color="E3E3E3"/>
                                                    <w:left w:val="single" w:sz="2" w:space="0" w:color="E3E3E3"/>
                                                    <w:bottom w:val="single" w:sz="2" w:space="0" w:color="E3E3E3"/>
                                                    <w:right w:val="single" w:sz="2" w:space="0" w:color="E3E3E3"/>
                                                  </w:divBdr>
                                                  <w:divsChild>
                                                    <w:div w:id="1496414029">
                                                      <w:marLeft w:val="0"/>
                                                      <w:marRight w:val="0"/>
                                                      <w:marTop w:val="0"/>
                                                      <w:marBottom w:val="0"/>
                                                      <w:divBdr>
                                                        <w:top w:val="single" w:sz="2" w:space="0" w:color="E3E3E3"/>
                                                        <w:left w:val="single" w:sz="2" w:space="0" w:color="E3E3E3"/>
                                                        <w:bottom w:val="single" w:sz="2" w:space="0" w:color="E3E3E3"/>
                                                        <w:right w:val="single" w:sz="2" w:space="0" w:color="E3E3E3"/>
                                                      </w:divBdr>
                                                      <w:divsChild>
                                                        <w:div w:id="684941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5504284">
          <w:marLeft w:val="0"/>
          <w:marRight w:val="0"/>
          <w:marTop w:val="0"/>
          <w:marBottom w:val="0"/>
          <w:divBdr>
            <w:top w:val="none" w:sz="0" w:space="0" w:color="auto"/>
            <w:left w:val="none" w:sz="0" w:space="0" w:color="auto"/>
            <w:bottom w:val="none" w:sz="0" w:space="0" w:color="auto"/>
            <w:right w:val="none" w:sz="0" w:space="0" w:color="auto"/>
          </w:divBdr>
        </w:div>
      </w:divsChild>
    </w:div>
    <w:div w:id="615216488">
      <w:bodyDiv w:val="1"/>
      <w:marLeft w:val="0"/>
      <w:marRight w:val="0"/>
      <w:marTop w:val="0"/>
      <w:marBottom w:val="0"/>
      <w:divBdr>
        <w:top w:val="none" w:sz="0" w:space="0" w:color="auto"/>
        <w:left w:val="none" w:sz="0" w:space="0" w:color="auto"/>
        <w:bottom w:val="none" w:sz="0" w:space="0" w:color="auto"/>
        <w:right w:val="none" w:sz="0" w:space="0" w:color="auto"/>
      </w:divBdr>
    </w:div>
    <w:div w:id="645092064">
      <w:bodyDiv w:val="1"/>
      <w:marLeft w:val="0"/>
      <w:marRight w:val="0"/>
      <w:marTop w:val="0"/>
      <w:marBottom w:val="0"/>
      <w:divBdr>
        <w:top w:val="none" w:sz="0" w:space="0" w:color="auto"/>
        <w:left w:val="none" w:sz="0" w:space="0" w:color="auto"/>
        <w:bottom w:val="none" w:sz="0" w:space="0" w:color="auto"/>
        <w:right w:val="none" w:sz="0" w:space="0" w:color="auto"/>
      </w:divBdr>
    </w:div>
    <w:div w:id="651256950">
      <w:bodyDiv w:val="1"/>
      <w:marLeft w:val="0"/>
      <w:marRight w:val="0"/>
      <w:marTop w:val="0"/>
      <w:marBottom w:val="0"/>
      <w:divBdr>
        <w:top w:val="none" w:sz="0" w:space="0" w:color="auto"/>
        <w:left w:val="none" w:sz="0" w:space="0" w:color="auto"/>
        <w:bottom w:val="none" w:sz="0" w:space="0" w:color="auto"/>
        <w:right w:val="none" w:sz="0" w:space="0" w:color="auto"/>
      </w:divBdr>
    </w:div>
    <w:div w:id="708644776">
      <w:bodyDiv w:val="1"/>
      <w:marLeft w:val="0"/>
      <w:marRight w:val="0"/>
      <w:marTop w:val="0"/>
      <w:marBottom w:val="0"/>
      <w:divBdr>
        <w:top w:val="none" w:sz="0" w:space="0" w:color="auto"/>
        <w:left w:val="none" w:sz="0" w:space="0" w:color="auto"/>
        <w:bottom w:val="none" w:sz="0" w:space="0" w:color="auto"/>
        <w:right w:val="none" w:sz="0" w:space="0" w:color="auto"/>
      </w:divBdr>
    </w:div>
    <w:div w:id="761532951">
      <w:bodyDiv w:val="1"/>
      <w:marLeft w:val="0"/>
      <w:marRight w:val="0"/>
      <w:marTop w:val="0"/>
      <w:marBottom w:val="0"/>
      <w:divBdr>
        <w:top w:val="none" w:sz="0" w:space="0" w:color="auto"/>
        <w:left w:val="none" w:sz="0" w:space="0" w:color="auto"/>
        <w:bottom w:val="none" w:sz="0" w:space="0" w:color="auto"/>
        <w:right w:val="none" w:sz="0" w:space="0" w:color="auto"/>
      </w:divBdr>
    </w:div>
    <w:div w:id="780076805">
      <w:bodyDiv w:val="1"/>
      <w:marLeft w:val="0"/>
      <w:marRight w:val="0"/>
      <w:marTop w:val="0"/>
      <w:marBottom w:val="0"/>
      <w:divBdr>
        <w:top w:val="none" w:sz="0" w:space="0" w:color="auto"/>
        <w:left w:val="none" w:sz="0" w:space="0" w:color="auto"/>
        <w:bottom w:val="none" w:sz="0" w:space="0" w:color="auto"/>
        <w:right w:val="none" w:sz="0" w:space="0" w:color="auto"/>
      </w:divBdr>
    </w:div>
    <w:div w:id="831413976">
      <w:bodyDiv w:val="1"/>
      <w:marLeft w:val="0"/>
      <w:marRight w:val="0"/>
      <w:marTop w:val="0"/>
      <w:marBottom w:val="0"/>
      <w:divBdr>
        <w:top w:val="none" w:sz="0" w:space="0" w:color="auto"/>
        <w:left w:val="none" w:sz="0" w:space="0" w:color="auto"/>
        <w:bottom w:val="none" w:sz="0" w:space="0" w:color="auto"/>
        <w:right w:val="none" w:sz="0" w:space="0" w:color="auto"/>
      </w:divBdr>
    </w:div>
    <w:div w:id="838277646">
      <w:bodyDiv w:val="1"/>
      <w:marLeft w:val="0"/>
      <w:marRight w:val="0"/>
      <w:marTop w:val="0"/>
      <w:marBottom w:val="0"/>
      <w:divBdr>
        <w:top w:val="none" w:sz="0" w:space="0" w:color="auto"/>
        <w:left w:val="none" w:sz="0" w:space="0" w:color="auto"/>
        <w:bottom w:val="none" w:sz="0" w:space="0" w:color="auto"/>
        <w:right w:val="none" w:sz="0" w:space="0" w:color="auto"/>
      </w:divBdr>
      <w:divsChild>
        <w:div w:id="1352879189">
          <w:marLeft w:val="0"/>
          <w:marRight w:val="0"/>
          <w:marTop w:val="0"/>
          <w:marBottom w:val="0"/>
          <w:divBdr>
            <w:top w:val="single" w:sz="2" w:space="0" w:color="E3E3E3"/>
            <w:left w:val="single" w:sz="2" w:space="0" w:color="E3E3E3"/>
            <w:bottom w:val="single" w:sz="2" w:space="0" w:color="E3E3E3"/>
            <w:right w:val="single" w:sz="2" w:space="0" w:color="E3E3E3"/>
          </w:divBdr>
          <w:divsChild>
            <w:div w:id="998538131">
              <w:marLeft w:val="0"/>
              <w:marRight w:val="0"/>
              <w:marTop w:val="0"/>
              <w:marBottom w:val="0"/>
              <w:divBdr>
                <w:top w:val="single" w:sz="2" w:space="0" w:color="E3E3E3"/>
                <w:left w:val="single" w:sz="2" w:space="0" w:color="E3E3E3"/>
                <w:bottom w:val="single" w:sz="2" w:space="0" w:color="E3E3E3"/>
                <w:right w:val="single" w:sz="2" w:space="0" w:color="E3E3E3"/>
              </w:divBdr>
              <w:divsChild>
                <w:div w:id="638538399">
                  <w:marLeft w:val="0"/>
                  <w:marRight w:val="0"/>
                  <w:marTop w:val="0"/>
                  <w:marBottom w:val="0"/>
                  <w:divBdr>
                    <w:top w:val="single" w:sz="2" w:space="0" w:color="E3E3E3"/>
                    <w:left w:val="single" w:sz="2" w:space="0" w:color="E3E3E3"/>
                    <w:bottom w:val="single" w:sz="2" w:space="0" w:color="E3E3E3"/>
                    <w:right w:val="single" w:sz="2" w:space="0" w:color="E3E3E3"/>
                  </w:divBdr>
                  <w:divsChild>
                    <w:div w:id="1631090597">
                      <w:marLeft w:val="0"/>
                      <w:marRight w:val="0"/>
                      <w:marTop w:val="0"/>
                      <w:marBottom w:val="0"/>
                      <w:divBdr>
                        <w:top w:val="single" w:sz="2" w:space="0" w:color="E3E3E3"/>
                        <w:left w:val="single" w:sz="2" w:space="0" w:color="E3E3E3"/>
                        <w:bottom w:val="single" w:sz="2" w:space="0" w:color="E3E3E3"/>
                        <w:right w:val="single" w:sz="2" w:space="0" w:color="E3E3E3"/>
                      </w:divBdr>
                      <w:divsChild>
                        <w:div w:id="829249958">
                          <w:marLeft w:val="0"/>
                          <w:marRight w:val="0"/>
                          <w:marTop w:val="0"/>
                          <w:marBottom w:val="0"/>
                          <w:divBdr>
                            <w:top w:val="single" w:sz="2" w:space="0" w:color="E3E3E3"/>
                            <w:left w:val="single" w:sz="2" w:space="0" w:color="E3E3E3"/>
                            <w:bottom w:val="single" w:sz="2" w:space="0" w:color="E3E3E3"/>
                            <w:right w:val="single" w:sz="2" w:space="0" w:color="E3E3E3"/>
                          </w:divBdr>
                          <w:divsChild>
                            <w:div w:id="5395187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8175431">
                                  <w:marLeft w:val="0"/>
                                  <w:marRight w:val="0"/>
                                  <w:marTop w:val="0"/>
                                  <w:marBottom w:val="0"/>
                                  <w:divBdr>
                                    <w:top w:val="single" w:sz="2" w:space="0" w:color="E3E3E3"/>
                                    <w:left w:val="single" w:sz="2" w:space="0" w:color="E3E3E3"/>
                                    <w:bottom w:val="single" w:sz="2" w:space="0" w:color="E3E3E3"/>
                                    <w:right w:val="single" w:sz="2" w:space="0" w:color="E3E3E3"/>
                                  </w:divBdr>
                                  <w:divsChild>
                                    <w:div w:id="2086560555">
                                      <w:marLeft w:val="0"/>
                                      <w:marRight w:val="0"/>
                                      <w:marTop w:val="0"/>
                                      <w:marBottom w:val="0"/>
                                      <w:divBdr>
                                        <w:top w:val="single" w:sz="2" w:space="0" w:color="E3E3E3"/>
                                        <w:left w:val="single" w:sz="2" w:space="0" w:color="E3E3E3"/>
                                        <w:bottom w:val="single" w:sz="2" w:space="0" w:color="E3E3E3"/>
                                        <w:right w:val="single" w:sz="2" w:space="0" w:color="E3E3E3"/>
                                      </w:divBdr>
                                      <w:divsChild>
                                        <w:div w:id="1038428163">
                                          <w:marLeft w:val="0"/>
                                          <w:marRight w:val="0"/>
                                          <w:marTop w:val="0"/>
                                          <w:marBottom w:val="0"/>
                                          <w:divBdr>
                                            <w:top w:val="single" w:sz="2" w:space="0" w:color="E3E3E3"/>
                                            <w:left w:val="single" w:sz="2" w:space="0" w:color="E3E3E3"/>
                                            <w:bottom w:val="single" w:sz="2" w:space="0" w:color="E3E3E3"/>
                                            <w:right w:val="single" w:sz="2" w:space="0" w:color="E3E3E3"/>
                                          </w:divBdr>
                                          <w:divsChild>
                                            <w:div w:id="736904562">
                                              <w:marLeft w:val="0"/>
                                              <w:marRight w:val="0"/>
                                              <w:marTop w:val="0"/>
                                              <w:marBottom w:val="0"/>
                                              <w:divBdr>
                                                <w:top w:val="single" w:sz="2" w:space="0" w:color="E3E3E3"/>
                                                <w:left w:val="single" w:sz="2" w:space="0" w:color="E3E3E3"/>
                                                <w:bottom w:val="single" w:sz="2" w:space="0" w:color="E3E3E3"/>
                                                <w:right w:val="single" w:sz="2" w:space="0" w:color="E3E3E3"/>
                                              </w:divBdr>
                                              <w:divsChild>
                                                <w:div w:id="1543398842">
                                                  <w:marLeft w:val="0"/>
                                                  <w:marRight w:val="0"/>
                                                  <w:marTop w:val="0"/>
                                                  <w:marBottom w:val="0"/>
                                                  <w:divBdr>
                                                    <w:top w:val="single" w:sz="2" w:space="0" w:color="E3E3E3"/>
                                                    <w:left w:val="single" w:sz="2" w:space="0" w:color="E3E3E3"/>
                                                    <w:bottom w:val="single" w:sz="2" w:space="0" w:color="E3E3E3"/>
                                                    <w:right w:val="single" w:sz="2" w:space="0" w:color="E3E3E3"/>
                                                  </w:divBdr>
                                                  <w:divsChild>
                                                    <w:div w:id="834536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64115863">
          <w:marLeft w:val="0"/>
          <w:marRight w:val="0"/>
          <w:marTop w:val="0"/>
          <w:marBottom w:val="0"/>
          <w:divBdr>
            <w:top w:val="none" w:sz="0" w:space="0" w:color="auto"/>
            <w:left w:val="none" w:sz="0" w:space="0" w:color="auto"/>
            <w:bottom w:val="none" w:sz="0" w:space="0" w:color="auto"/>
            <w:right w:val="none" w:sz="0" w:space="0" w:color="auto"/>
          </w:divBdr>
        </w:div>
      </w:divsChild>
    </w:div>
    <w:div w:id="882867724">
      <w:bodyDiv w:val="1"/>
      <w:marLeft w:val="0"/>
      <w:marRight w:val="0"/>
      <w:marTop w:val="0"/>
      <w:marBottom w:val="0"/>
      <w:divBdr>
        <w:top w:val="none" w:sz="0" w:space="0" w:color="auto"/>
        <w:left w:val="none" w:sz="0" w:space="0" w:color="auto"/>
        <w:bottom w:val="none" w:sz="0" w:space="0" w:color="auto"/>
        <w:right w:val="none" w:sz="0" w:space="0" w:color="auto"/>
      </w:divBdr>
    </w:div>
    <w:div w:id="911230604">
      <w:bodyDiv w:val="1"/>
      <w:marLeft w:val="0"/>
      <w:marRight w:val="0"/>
      <w:marTop w:val="0"/>
      <w:marBottom w:val="0"/>
      <w:divBdr>
        <w:top w:val="none" w:sz="0" w:space="0" w:color="auto"/>
        <w:left w:val="none" w:sz="0" w:space="0" w:color="auto"/>
        <w:bottom w:val="none" w:sz="0" w:space="0" w:color="auto"/>
        <w:right w:val="none" w:sz="0" w:space="0" w:color="auto"/>
      </w:divBdr>
    </w:div>
    <w:div w:id="1007832711">
      <w:bodyDiv w:val="1"/>
      <w:marLeft w:val="0"/>
      <w:marRight w:val="0"/>
      <w:marTop w:val="0"/>
      <w:marBottom w:val="0"/>
      <w:divBdr>
        <w:top w:val="none" w:sz="0" w:space="0" w:color="auto"/>
        <w:left w:val="none" w:sz="0" w:space="0" w:color="auto"/>
        <w:bottom w:val="none" w:sz="0" w:space="0" w:color="auto"/>
        <w:right w:val="none" w:sz="0" w:space="0" w:color="auto"/>
      </w:divBdr>
    </w:div>
    <w:div w:id="1011296637">
      <w:bodyDiv w:val="1"/>
      <w:marLeft w:val="0"/>
      <w:marRight w:val="0"/>
      <w:marTop w:val="0"/>
      <w:marBottom w:val="0"/>
      <w:divBdr>
        <w:top w:val="none" w:sz="0" w:space="0" w:color="auto"/>
        <w:left w:val="none" w:sz="0" w:space="0" w:color="auto"/>
        <w:bottom w:val="none" w:sz="0" w:space="0" w:color="auto"/>
        <w:right w:val="none" w:sz="0" w:space="0" w:color="auto"/>
      </w:divBdr>
    </w:div>
    <w:div w:id="1017193220">
      <w:bodyDiv w:val="1"/>
      <w:marLeft w:val="0"/>
      <w:marRight w:val="0"/>
      <w:marTop w:val="0"/>
      <w:marBottom w:val="0"/>
      <w:divBdr>
        <w:top w:val="none" w:sz="0" w:space="0" w:color="auto"/>
        <w:left w:val="none" w:sz="0" w:space="0" w:color="auto"/>
        <w:bottom w:val="none" w:sz="0" w:space="0" w:color="auto"/>
        <w:right w:val="none" w:sz="0" w:space="0" w:color="auto"/>
      </w:divBdr>
    </w:div>
    <w:div w:id="1025518296">
      <w:bodyDiv w:val="1"/>
      <w:marLeft w:val="0"/>
      <w:marRight w:val="0"/>
      <w:marTop w:val="0"/>
      <w:marBottom w:val="0"/>
      <w:divBdr>
        <w:top w:val="none" w:sz="0" w:space="0" w:color="auto"/>
        <w:left w:val="none" w:sz="0" w:space="0" w:color="auto"/>
        <w:bottom w:val="none" w:sz="0" w:space="0" w:color="auto"/>
        <w:right w:val="none" w:sz="0" w:space="0" w:color="auto"/>
      </w:divBdr>
    </w:div>
    <w:div w:id="1067150158">
      <w:bodyDiv w:val="1"/>
      <w:marLeft w:val="0"/>
      <w:marRight w:val="0"/>
      <w:marTop w:val="0"/>
      <w:marBottom w:val="0"/>
      <w:divBdr>
        <w:top w:val="none" w:sz="0" w:space="0" w:color="auto"/>
        <w:left w:val="none" w:sz="0" w:space="0" w:color="auto"/>
        <w:bottom w:val="none" w:sz="0" w:space="0" w:color="auto"/>
        <w:right w:val="none" w:sz="0" w:space="0" w:color="auto"/>
      </w:divBdr>
    </w:div>
    <w:div w:id="1076827322">
      <w:bodyDiv w:val="1"/>
      <w:marLeft w:val="0"/>
      <w:marRight w:val="0"/>
      <w:marTop w:val="0"/>
      <w:marBottom w:val="0"/>
      <w:divBdr>
        <w:top w:val="none" w:sz="0" w:space="0" w:color="auto"/>
        <w:left w:val="none" w:sz="0" w:space="0" w:color="auto"/>
        <w:bottom w:val="none" w:sz="0" w:space="0" w:color="auto"/>
        <w:right w:val="none" w:sz="0" w:space="0" w:color="auto"/>
      </w:divBdr>
    </w:div>
    <w:div w:id="1216619760">
      <w:bodyDiv w:val="1"/>
      <w:marLeft w:val="0"/>
      <w:marRight w:val="0"/>
      <w:marTop w:val="0"/>
      <w:marBottom w:val="0"/>
      <w:divBdr>
        <w:top w:val="none" w:sz="0" w:space="0" w:color="auto"/>
        <w:left w:val="none" w:sz="0" w:space="0" w:color="auto"/>
        <w:bottom w:val="none" w:sz="0" w:space="0" w:color="auto"/>
        <w:right w:val="none" w:sz="0" w:space="0" w:color="auto"/>
      </w:divBdr>
    </w:div>
    <w:div w:id="1236279305">
      <w:bodyDiv w:val="1"/>
      <w:marLeft w:val="0"/>
      <w:marRight w:val="0"/>
      <w:marTop w:val="0"/>
      <w:marBottom w:val="0"/>
      <w:divBdr>
        <w:top w:val="none" w:sz="0" w:space="0" w:color="auto"/>
        <w:left w:val="none" w:sz="0" w:space="0" w:color="auto"/>
        <w:bottom w:val="none" w:sz="0" w:space="0" w:color="auto"/>
        <w:right w:val="none" w:sz="0" w:space="0" w:color="auto"/>
      </w:divBdr>
    </w:div>
    <w:div w:id="1294747390">
      <w:bodyDiv w:val="1"/>
      <w:marLeft w:val="0"/>
      <w:marRight w:val="0"/>
      <w:marTop w:val="0"/>
      <w:marBottom w:val="0"/>
      <w:divBdr>
        <w:top w:val="none" w:sz="0" w:space="0" w:color="auto"/>
        <w:left w:val="none" w:sz="0" w:space="0" w:color="auto"/>
        <w:bottom w:val="none" w:sz="0" w:space="0" w:color="auto"/>
        <w:right w:val="none" w:sz="0" w:space="0" w:color="auto"/>
      </w:divBdr>
    </w:div>
    <w:div w:id="1301767348">
      <w:bodyDiv w:val="1"/>
      <w:marLeft w:val="0"/>
      <w:marRight w:val="0"/>
      <w:marTop w:val="0"/>
      <w:marBottom w:val="0"/>
      <w:divBdr>
        <w:top w:val="none" w:sz="0" w:space="0" w:color="auto"/>
        <w:left w:val="none" w:sz="0" w:space="0" w:color="auto"/>
        <w:bottom w:val="none" w:sz="0" w:space="0" w:color="auto"/>
        <w:right w:val="none" w:sz="0" w:space="0" w:color="auto"/>
      </w:divBdr>
    </w:div>
    <w:div w:id="1388796443">
      <w:bodyDiv w:val="1"/>
      <w:marLeft w:val="0"/>
      <w:marRight w:val="0"/>
      <w:marTop w:val="0"/>
      <w:marBottom w:val="0"/>
      <w:divBdr>
        <w:top w:val="none" w:sz="0" w:space="0" w:color="auto"/>
        <w:left w:val="none" w:sz="0" w:space="0" w:color="auto"/>
        <w:bottom w:val="none" w:sz="0" w:space="0" w:color="auto"/>
        <w:right w:val="none" w:sz="0" w:space="0" w:color="auto"/>
      </w:divBdr>
    </w:div>
    <w:div w:id="1423604263">
      <w:bodyDiv w:val="1"/>
      <w:marLeft w:val="0"/>
      <w:marRight w:val="0"/>
      <w:marTop w:val="0"/>
      <w:marBottom w:val="0"/>
      <w:divBdr>
        <w:top w:val="none" w:sz="0" w:space="0" w:color="auto"/>
        <w:left w:val="none" w:sz="0" w:space="0" w:color="auto"/>
        <w:bottom w:val="none" w:sz="0" w:space="0" w:color="auto"/>
        <w:right w:val="none" w:sz="0" w:space="0" w:color="auto"/>
      </w:divBdr>
    </w:div>
    <w:div w:id="1438914814">
      <w:bodyDiv w:val="1"/>
      <w:marLeft w:val="0"/>
      <w:marRight w:val="0"/>
      <w:marTop w:val="0"/>
      <w:marBottom w:val="0"/>
      <w:divBdr>
        <w:top w:val="none" w:sz="0" w:space="0" w:color="auto"/>
        <w:left w:val="none" w:sz="0" w:space="0" w:color="auto"/>
        <w:bottom w:val="none" w:sz="0" w:space="0" w:color="auto"/>
        <w:right w:val="none" w:sz="0" w:space="0" w:color="auto"/>
      </w:divBdr>
      <w:divsChild>
        <w:div w:id="423916715">
          <w:marLeft w:val="0"/>
          <w:marRight w:val="0"/>
          <w:marTop w:val="0"/>
          <w:marBottom w:val="0"/>
          <w:divBdr>
            <w:top w:val="single" w:sz="2" w:space="0" w:color="E3E3E3"/>
            <w:left w:val="single" w:sz="2" w:space="0" w:color="E3E3E3"/>
            <w:bottom w:val="single" w:sz="2" w:space="0" w:color="E3E3E3"/>
            <w:right w:val="single" w:sz="2" w:space="0" w:color="E3E3E3"/>
          </w:divBdr>
          <w:divsChild>
            <w:div w:id="735514355">
              <w:marLeft w:val="0"/>
              <w:marRight w:val="0"/>
              <w:marTop w:val="0"/>
              <w:marBottom w:val="0"/>
              <w:divBdr>
                <w:top w:val="single" w:sz="2" w:space="0" w:color="E3E3E3"/>
                <w:left w:val="single" w:sz="2" w:space="0" w:color="E3E3E3"/>
                <w:bottom w:val="single" w:sz="2" w:space="0" w:color="E3E3E3"/>
                <w:right w:val="single" w:sz="2" w:space="0" w:color="E3E3E3"/>
              </w:divBdr>
              <w:divsChild>
                <w:div w:id="1446731223">
                  <w:marLeft w:val="0"/>
                  <w:marRight w:val="0"/>
                  <w:marTop w:val="0"/>
                  <w:marBottom w:val="0"/>
                  <w:divBdr>
                    <w:top w:val="single" w:sz="2" w:space="0" w:color="E3E3E3"/>
                    <w:left w:val="single" w:sz="2" w:space="0" w:color="E3E3E3"/>
                    <w:bottom w:val="single" w:sz="2" w:space="0" w:color="E3E3E3"/>
                    <w:right w:val="single" w:sz="2" w:space="0" w:color="E3E3E3"/>
                  </w:divBdr>
                  <w:divsChild>
                    <w:div w:id="1483161276">
                      <w:marLeft w:val="0"/>
                      <w:marRight w:val="0"/>
                      <w:marTop w:val="0"/>
                      <w:marBottom w:val="0"/>
                      <w:divBdr>
                        <w:top w:val="single" w:sz="2" w:space="0" w:color="E3E3E3"/>
                        <w:left w:val="single" w:sz="2" w:space="0" w:color="E3E3E3"/>
                        <w:bottom w:val="single" w:sz="2" w:space="0" w:color="E3E3E3"/>
                        <w:right w:val="single" w:sz="2" w:space="0" w:color="E3E3E3"/>
                      </w:divBdr>
                      <w:divsChild>
                        <w:div w:id="134491498">
                          <w:marLeft w:val="0"/>
                          <w:marRight w:val="0"/>
                          <w:marTop w:val="0"/>
                          <w:marBottom w:val="0"/>
                          <w:divBdr>
                            <w:top w:val="single" w:sz="2" w:space="0" w:color="E3E3E3"/>
                            <w:left w:val="single" w:sz="2" w:space="0" w:color="E3E3E3"/>
                            <w:bottom w:val="single" w:sz="2" w:space="0" w:color="E3E3E3"/>
                            <w:right w:val="single" w:sz="2" w:space="0" w:color="E3E3E3"/>
                          </w:divBdr>
                          <w:divsChild>
                            <w:div w:id="1699617754">
                              <w:marLeft w:val="0"/>
                              <w:marRight w:val="0"/>
                              <w:marTop w:val="100"/>
                              <w:marBottom w:val="100"/>
                              <w:divBdr>
                                <w:top w:val="single" w:sz="2" w:space="0" w:color="E3E3E3"/>
                                <w:left w:val="single" w:sz="2" w:space="0" w:color="E3E3E3"/>
                                <w:bottom w:val="single" w:sz="2" w:space="0" w:color="E3E3E3"/>
                                <w:right w:val="single" w:sz="2" w:space="0" w:color="E3E3E3"/>
                              </w:divBdr>
                              <w:divsChild>
                                <w:div w:id="1698894371">
                                  <w:marLeft w:val="0"/>
                                  <w:marRight w:val="0"/>
                                  <w:marTop w:val="0"/>
                                  <w:marBottom w:val="0"/>
                                  <w:divBdr>
                                    <w:top w:val="single" w:sz="2" w:space="0" w:color="E3E3E3"/>
                                    <w:left w:val="single" w:sz="2" w:space="0" w:color="E3E3E3"/>
                                    <w:bottom w:val="single" w:sz="2" w:space="0" w:color="E3E3E3"/>
                                    <w:right w:val="single" w:sz="2" w:space="0" w:color="E3E3E3"/>
                                  </w:divBdr>
                                  <w:divsChild>
                                    <w:div w:id="1972251640">
                                      <w:marLeft w:val="0"/>
                                      <w:marRight w:val="0"/>
                                      <w:marTop w:val="0"/>
                                      <w:marBottom w:val="0"/>
                                      <w:divBdr>
                                        <w:top w:val="single" w:sz="2" w:space="0" w:color="E3E3E3"/>
                                        <w:left w:val="single" w:sz="2" w:space="0" w:color="E3E3E3"/>
                                        <w:bottom w:val="single" w:sz="2" w:space="0" w:color="E3E3E3"/>
                                        <w:right w:val="single" w:sz="2" w:space="0" w:color="E3E3E3"/>
                                      </w:divBdr>
                                      <w:divsChild>
                                        <w:div w:id="1647051736">
                                          <w:marLeft w:val="0"/>
                                          <w:marRight w:val="0"/>
                                          <w:marTop w:val="0"/>
                                          <w:marBottom w:val="0"/>
                                          <w:divBdr>
                                            <w:top w:val="single" w:sz="2" w:space="0" w:color="E3E3E3"/>
                                            <w:left w:val="single" w:sz="2" w:space="0" w:color="E3E3E3"/>
                                            <w:bottom w:val="single" w:sz="2" w:space="0" w:color="E3E3E3"/>
                                            <w:right w:val="single" w:sz="2" w:space="0" w:color="E3E3E3"/>
                                          </w:divBdr>
                                          <w:divsChild>
                                            <w:div w:id="608464416">
                                              <w:marLeft w:val="0"/>
                                              <w:marRight w:val="0"/>
                                              <w:marTop w:val="0"/>
                                              <w:marBottom w:val="0"/>
                                              <w:divBdr>
                                                <w:top w:val="single" w:sz="2" w:space="0" w:color="E3E3E3"/>
                                                <w:left w:val="single" w:sz="2" w:space="0" w:color="E3E3E3"/>
                                                <w:bottom w:val="single" w:sz="2" w:space="0" w:color="E3E3E3"/>
                                                <w:right w:val="single" w:sz="2" w:space="0" w:color="E3E3E3"/>
                                              </w:divBdr>
                                              <w:divsChild>
                                                <w:div w:id="656812426">
                                                  <w:marLeft w:val="0"/>
                                                  <w:marRight w:val="0"/>
                                                  <w:marTop w:val="0"/>
                                                  <w:marBottom w:val="0"/>
                                                  <w:divBdr>
                                                    <w:top w:val="single" w:sz="2" w:space="0" w:color="E3E3E3"/>
                                                    <w:left w:val="single" w:sz="2" w:space="0" w:color="E3E3E3"/>
                                                    <w:bottom w:val="single" w:sz="2" w:space="0" w:color="E3E3E3"/>
                                                    <w:right w:val="single" w:sz="2" w:space="0" w:color="E3E3E3"/>
                                                  </w:divBdr>
                                                  <w:divsChild>
                                                    <w:div w:id="1610160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9856627">
          <w:marLeft w:val="0"/>
          <w:marRight w:val="0"/>
          <w:marTop w:val="0"/>
          <w:marBottom w:val="0"/>
          <w:divBdr>
            <w:top w:val="none" w:sz="0" w:space="0" w:color="auto"/>
            <w:left w:val="none" w:sz="0" w:space="0" w:color="auto"/>
            <w:bottom w:val="none" w:sz="0" w:space="0" w:color="auto"/>
            <w:right w:val="none" w:sz="0" w:space="0" w:color="auto"/>
          </w:divBdr>
        </w:div>
      </w:divsChild>
    </w:div>
    <w:div w:id="1499538029">
      <w:bodyDiv w:val="1"/>
      <w:marLeft w:val="0"/>
      <w:marRight w:val="0"/>
      <w:marTop w:val="0"/>
      <w:marBottom w:val="0"/>
      <w:divBdr>
        <w:top w:val="none" w:sz="0" w:space="0" w:color="auto"/>
        <w:left w:val="none" w:sz="0" w:space="0" w:color="auto"/>
        <w:bottom w:val="none" w:sz="0" w:space="0" w:color="auto"/>
        <w:right w:val="none" w:sz="0" w:space="0" w:color="auto"/>
      </w:divBdr>
    </w:div>
    <w:div w:id="1544635201">
      <w:bodyDiv w:val="1"/>
      <w:marLeft w:val="0"/>
      <w:marRight w:val="0"/>
      <w:marTop w:val="0"/>
      <w:marBottom w:val="0"/>
      <w:divBdr>
        <w:top w:val="none" w:sz="0" w:space="0" w:color="auto"/>
        <w:left w:val="none" w:sz="0" w:space="0" w:color="auto"/>
        <w:bottom w:val="none" w:sz="0" w:space="0" w:color="auto"/>
        <w:right w:val="none" w:sz="0" w:space="0" w:color="auto"/>
      </w:divBdr>
    </w:div>
    <w:div w:id="1626034728">
      <w:bodyDiv w:val="1"/>
      <w:marLeft w:val="0"/>
      <w:marRight w:val="0"/>
      <w:marTop w:val="0"/>
      <w:marBottom w:val="0"/>
      <w:divBdr>
        <w:top w:val="none" w:sz="0" w:space="0" w:color="auto"/>
        <w:left w:val="none" w:sz="0" w:space="0" w:color="auto"/>
        <w:bottom w:val="none" w:sz="0" w:space="0" w:color="auto"/>
        <w:right w:val="none" w:sz="0" w:space="0" w:color="auto"/>
      </w:divBdr>
    </w:div>
    <w:div w:id="1729763136">
      <w:bodyDiv w:val="1"/>
      <w:marLeft w:val="0"/>
      <w:marRight w:val="0"/>
      <w:marTop w:val="0"/>
      <w:marBottom w:val="0"/>
      <w:divBdr>
        <w:top w:val="none" w:sz="0" w:space="0" w:color="auto"/>
        <w:left w:val="none" w:sz="0" w:space="0" w:color="auto"/>
        <w:bottom w:val="none" w:sz="0" w:space="0" w:color="auto"/>
        <w:right w:val="none" w:sz="0" w:space="0" w:color="auto"/>
      </w:divBdr>
    </w:div>
    <w:div w:id="1759211448">
      <w:bodyDiv w:val="1"/>
      <w:marLeft w:val="0"/>
      <w:marRight w:val="0"/>
      <w:marTop w:val="0"/>
      <w:marBottom w:val="0"/>
      <w:divBdr>
        <w:top w:val="none" w:sz="0" w:space="0" w:color="auto"/>
        <w:left w:val="none" w:sz="0" w:space="0" w:color="auto"/>
        <w:bottom w:val="none" w:sz="0" w:space="0" w:color="auto"/>
        <w:right w:val="none" w:sz="0" w:space="0" w:color="auto"/>
      </w:divBdr>
    </w:div>
    <w:div w:id="1811551481">
      <w:bodyDiv w:val="1"/>
      <w:marLeft w:val="0"/>
      <w:marRight w:val="0"/>
      <w:marTop w:val="0"/>
      <w:marBottom w:val="0"/>
      <w:divBdr>
        <w:top w:val="none" w:sz="0" w:space="0" w:color="auto"/>
        <w:left w:val="none" w:sz="0" w:space="0" w:color="auto"/>
        <w:bottom w:val="none" w:sz="0" w:space="0" w:color="auto"/>
        <w:right w:val="none" w:sz="0" w:space="0" w:color="auto"/>
      </w:divBdr>
    </w:div>
    <w:div w:id="1883903956">
      <w:bodyDiv w:val="1"/>
      <w:marLeft w:val="0"/>
      <w:marRight w:val="0"/>
      <w:marTop w:val="0"/>
      <w:marBottom w:val="0"/>
      <w:divBdr>
        <w:top w:val="none" w:sz="0" w:space="0" w:color="auto"/>
        <w:left w:val="none" w:sz="0" w:space="0" w:color="auto"/>
        <w:bottom w:val="none" w:sz="0" w:space="0" w:color="auto"/>
        <w:right w:val="none" w:sz="0" w:space="0" w:color="auto"/>
      </w:divBdr>
    </w:div>
    <w:div w:id="1888642637">
      <w:bodyDiv w:val="1"/>
      <w:marLeft w:val="0"/>
      <w:marRight w:val="0"/>
      <w:marTop w:val="0"/>
      <w:marBottom w:val="0"/>
      <w:divBdr>
        <w:top w:val="none" w:sz="0" w:space="0" w:color="auto"/>
        <w:left w:val="none" w:sz="0" w:space="0" w:color="auto"/>
        <w:bottom w:val="none" w:sz="0" w:space="0" w:color="auto"/>
        <w:right w:val="none" w:sz="0" w:space="0" w:color="auto"/>
      </w:divBdr>
    </w:div>
    <w:div w:id="1890803129">
      <w:bodyDiv w:val="1"/>
      <w:marLeft w:val="0"/>
      <w:marRight w:val="0"/>
      <w:marTop w:val="0"/>
      <w:marBottom w:val="0"/>
      <w:divBdr>
        <w:top w:val="none" w:sz="0" w:space="0" w:color="auto"/>
        <w:left w:val="none" w:sz="0" w:space="0" w:color="auto"/>
        <w:bottom w:val="none" w:sz="0" w:space="0" w:color="auto"/>
        <w:right w:val="none" w:sz="0" w:space="0" w:color="auto"/>
      </w:divBdr>
    </w:div>
    <w:div w:id="1944994795">
      <w:bodyDiv w:val="1"/>
      <w:marLeft w:val="0"/>
      <w:marRight w:val="0"/>
      <w:marTop w:val="0"/>
      <w:marBottom w:val="0"/>
      <w:divBdr>
        <w:top w:val="none" w:sz="0" w:space="0" w:color="auto"/>
        <w:left w:val="none" w:sz="0" w:space="0" w:color="auto"/>
        <w:bottom w:val="none" w:sz="0" w:space="0" w:color="auto"/>
        <w:right w:val="none" w:sz="0" w:space="0" w:color="auto"/>
      </w:divBdr>
    </w:div>
    <w:div w:id="2087722145">
      <w:bodyDiv w:val="1"/>
      <w:marLeft w:val="0"/>
      <w:marRight w:val="0"/>
      <w:marTop w:val="0"/>
      <w:marBottom w:val="0"/>
      <w:divBdr>
        <w:top w:val="none" w:sz="0" w:space="0" w:color="auto"/>
        <w:left w:val="none" w:sz="0" w:space="0" w:color="auto"/>
        <w:bottom w:val="none" w:sz="0" w:space="0" w:color="auto"/>
        <w:right w:val="none" w:sz="0" w:space="0" w:color="auto"/>
      </w:divBdr>
    </w:div>
    <w:div w:id="2137023289">
      <w:bodyDiv w:val="1"/>
      <w:marLeft w:val="0"/>
      <w:marRight w:val="0"/>
      <w:marTop w:val="0"/>
      <w:marBottom w:val="0"/>
      <w:divBdr>
        <w:top w:val="none" w:sz="0" w:space="0" w:color="auto"/>
        <w:left w:val="none" w:sz="0" w:space="0" w:color="auto"/>
        <w:bottom w:val="none" w:sz="0" w:space="0" w:color="auto"/>
        <w:right w:val="none" w:sz="0" w:space="0" w:color="auto"/>
      </w:divBdr>
      <w:divsChild>
        <w:div w:id="370350378">
          <w:marLeft w:val="0"/>
          <w:marRight w:val="0"/>
          <w:marTop w:val="0"/>
          <w:marBottom w:val="0"/>
          <w:divBdr>
            <w:top w:val="single" w:sz="2" w:space="0" w:color="E3E3E3"/>
            <w:left w:val="single" w:sz="2" w:space="0" w:color="E3E3E3"/>
            <w:bottom w:val="single" w:sz="2" w:space="0" w:color="E3E3E3"/>
            <w:right w:val="single" w:sz="2" w:space="0" w:color="E3E3E3"/>
          </w:divBdr>
          <w:divsChild>
            <w:div w:id="1161854058">
              <w:marLeft w:val="0"/>
              <w:marRight w:val="0"/>
              <w:marTop w:val="0"/>
              <w:marBottom w:val="0"/>
              <w:divBdr>
                <w:top w:val="single" w:sz="2" w:space="0" w:color="E3E3E3"/>
                <w:left w:val="single" w:sz="2" w:space="0" w:color="E3E3E3"/>
                <w:bottom w:val="single" w:sz="2" w:space="0" w:color="E3E3E3"/>
                <w:right w:val="single" w:sz="2" w:space="0" w:color="E3E3E3"/>
              </w:divBdr>
              <w:divsChild>
                <w:div w:id="1088847422">
                  <w:marLeft w:val="0"/>
                  <w:marRight w:val="0"/>
                  <w:marTop w:val="0"/>
                  <w:marBottom w:val="0"/>
                  <w:divBdr>
                    <w:top w:val="single" w:sz="2" w:space="0" w:color="E3E3E3"/>
                    <w:left w:val="single" w:sz="2" w:space="0" w:color="E3E3E3"/>
                    <w:bottom w:val="single" w:sz="2" w:space="0" w:color="E3E3E3"/>
                    <w:right w:val="single" w:sz="2" w:space="0" w:color="E3E3E3"/>
                  </w:divBdr>
                  <w:divsChild>
                    <w:div w:id="1485588733">
                      <w:marLeft w:val="0"/>
                      <w:marRight w:val="0"/>
                      <w:marTop w:val="0"/>
                      <w:marBottom w:val="0"/>
                      <w:divBdr>
                        <w:top w:val="single" w:sz="2" w:space="0" w:color="E3E3E3"/>
                        <w:left w:val="single" w:sz="2" w:space="0" w:color="E3E3E3"/>
                        <w:bottom w:val="single" w:sz="2" w:space="0" w:color="E3E3E3"/>
                        <w:right w:val="single" w:sz="2" w:space="0" w:color="E3E3E3"/>
                      </w:divBdr>
                      <w:divsChild>
                        <w:div w:id="1996838133">
                          <w:marLeft w:val="0"/>
                          <w:marRight w:val="0"/>
                          <w:marTop w:val="0"/>
                          <w:marBottom w:val="0"/>
                          <w:divBdr>
                            <w:top w:val="single" w:sz="2" w:space="0" w:color="E3E3E3"/>
                            <w:left w:val="single" w:sz="2" w:space="0" w:color="E3E3E3"/>
                            <w:bottom w:val="single" w:sz="2" w:space="0" w:color="E3E3E3"/>
                            <w:right w:val="single" w:sz="2" w:space="0" w:color="E3E3E3"/>
                          </w:divBdr>
                          <w:divsChild>
                            <w:div w:id="1088422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8156290">
                                  <w:marLeft w:val="0"/>
                                  <w:marRight w:val="0"/>
                                  <w:marTop w:val="0"/>
                                  <w:marBottom w:val="0"/>
                                  <w:divBdr>
                                    <w:top w:val="single" w:sz="2" w:space="0" w:color="E3E3E3"/>
                                    <w:left w:val="single" w:sz="2" w:space="0" w:color="E3E3E3"/>
                                    <w:bottom w:val="single" w:sz="2" w:space="0" w:color="E3E3E3"/>
                                    <w:right w:val="single" w:sz="2" w:space="0" w:color="E3E3E3"/>
                                  </w:divBdr>
                                  <w:divsChild>
                                    <w:div w:id="1702897058">
                                      <w:marLeft w:val="0"/>
                                      <w:marRight w:val="0"/>
                                      <w:marTop w:val="0"/>
                                      <w:marBottom w:val="0"/>
                                      <w:divBdr>
                                        <w:top w:val="single" w:sz="2" w:space="0" w:color="E3E3E3"/>
                                        <w:left w:val="single" w:sz="2" w:space="0" w:color="E3E3E3"/>
                                        <w:bottom w:val="single" w:sz="2" w:space="0" w:color="E3E3E3"/>
                                        <w:right w:val="single" w:sz="2" w:space="0" w:color="E3E3E3"/>
                                      </w:divBdr>
                                      <w:divsChild>
                                        <w:div w:id="1237083709">
                                          <w:marLeft w:val="0"/>
                                          <w:marRight w:val="0"/>
                                          <w:marTop w:val="0"/>
                                          <w:marBottom w:val="0"/>
                                          <w:divBdr>
                                            <w:top w:val="single" w:sz="2" w:space="0" w:color="E3E3E3"/>
                                            <w:left w:val="single" w:sz="2" w:space="0" w:color="E3E3E3"/>
                                            <w:bottom w:val="single" w:sz="2" w:space="0" w:color="E3E3E3"/>
                                            <w:right w:val="single" w:sz="2" w:space="0" w:color="E3E3E3"/>
                                          </w:divBdr>
                                          <w:divsChild>
                                            <w:div w:id="1093434765">
                                              <w:marLeft w:val="0"/>
                                              <w:marRight w:val="0"/>
                                              <w:marTop w:val="0"/>
                                              <w:marBottom w:val="0"/>
                                              <w:divBdr>
                                                <w:top w:val="single" w:sz="2" w:space="0" w:color="E3E3E3"/>
                                                <w:left w:val="single" w:sz="2" w:space="0" w:color="E3E3E3"/>
                                                <w:bottom w:val="single" w:sz="2" w:space="0" w:color="E3E3E3"/>
                                                <w:right w:val="single" w:sz="2" w:space="0" w:color="E3E3E3"/>
                                              </w:divBdr>
                                              <w:divsChild>
                                                <w:div w:id="1988196132">
                                                  <w:marLeft w:val="0"/>
                                                  <w:marRight w:val="0"/>
                                                  <w:marTop w:val="0"/>
                                                  <w:marBottom w:val="0"/>
                                                  <w:divBdr>
                                                    <w:top w:val="single" w:sz="2" w:space="0" w:color="E3E3E3"/>
                                                    <w:left w:val="single" w:sz="2" w:space="0" w:color="E3E3E3"/>
                                                    <w:bottom w:val="single" w:sz="2" w:space="0" w:color="E3E3E3"/>
                                                    <w:right w:val="single" w:sz="2" w:space="0" w:color="E3E3E3"/>
                                                  </w:divBdr>
                                                  <w:divsChild>
                                                    <w:div w:id="406613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08281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farnell.com/datasheets/1720196.pdf"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bing.com/videos/riverview/relatedvideo?q=how+to+connect+esp32+to+bluetooth&amp;mid=F38CDDA579FADF0E570BF38CDDA579FADF0E570B&amp;FORM=VIR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how2electronics.com/esp32-max30100-pulse-oximeter-blynk/" TargetMode="External"/><Relationship Id="rId32" Type="http://schemas.openxmlformats.org/officeDocument/2006/relationships/image" Target="media/image15.png"/><Relationship Id="rId37" Type="http://schemas.openxmlformats.org/officeDocument/2006/relationships/hyperlink" Target="https://www.bing.com/search?q=how+to+connect+a+sbm+70+to+bluetooth+using+iot+blynk+app&amp;cvid=0030bfab71c045afba8e469f3f56a0ca&amp;gs_lcrp=EgZjaHJvbWUyBggAEEUYOdIBCTE5MTkxajBqNKgCALACAA&amp;FORM=ANAB01&amp;PC=SMTS&amp;showconv=0" TargetMode="External"/><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digikey.ie/en/products/detail/dfrobot/SEN0203/6588613?s=N4IgTCBcDaIIwHYDMAOAtHOBOMaByAIiALoC%2BQA" TargetMode="External"/><Relationship Id="rId28" Type="http://schemas.openxmlformats.org/officeDocument/2006/relationships/hyperlink" Target="https://www.bing.com/search?q=node+red+send+data+to+mysql&amp;cvid=49be80cec3034ed2b3340856c9a300ec&amp;gs_lcrp=EgZjaHJvbWUqBggBEAAYQDIGCAAQRRg5MgYIARAAGEAyBggCEAAYQDIGCAMQABhAMgYIBBAAGEAyBggFEAAYQDIGCAYQABhAMgYIBxAAGEAyBggIEAAYQNIBCTE0OTI3ajBqOagCALACAA&amp;FORM=ANAB01&amp;PC=SMTS" TargetMode="External"/><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mouser.ie/datasheet/2/813/MyoWare_v2_AdvancedGuide_Updated-3224997.pdf"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icrocontrollerslab.com/max30100-pulse-oximeter-heart-rate-sensor-arduino-tutorial/" TargetMode="External"/><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D121C693448E458C3ED7081EEBCCFB" ma:contentTypeVersion="18" ma:contentTypeDescription="Create a new document." ma:contentTypeScope="" ma:versionID="9c859690bc34de1f3f6b8cc9a5defa84">
  <xsd:schema xmlns:xsd="http://www.w3.org/2001/XMLSchema" xmlns:xs="http://www.w3.org/2001/XMLSchema" xmlns:p="http://schemas.microsoft.com/office/2006/metadata/properties" xmlns:ns3="192b93a0-413e-408b-9614-1485638e62bf" xmlns:ns4="fcf96cc3-68c4-4c22-a008-51942cf14464" targetNamespace="http://schemas.microsoft.com/office/2006/metadata/properties" ma:root="true" ma:fieldsID="a57e6ffcc4f50e3e40c555caed6c5c1c" ns3:_="" ns4:_="">
    <xsd:import namespace="192b93a0-413e-408b-9614-1485638e62bf"/>
    <xsd:import namespace="fcf96cc3-68c4-4c22-a008-51942cf1446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2b93a0-413e-408b-9614-1485638e62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f96cc3-68c4-4c22-a008-51942cf1446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MLASeventhEditionOfficeOnline.xsl" StyleName="MLA" Version="7"/>
</file>

<file path=customXml/item4.xml><?xml version="1.0" encoding="utf-8"?>
<p:properties xmlns:p="http://schemas.microsoft.com/office/2006/metadata/properties" xmlns:xsi="http://www.w3.org/2001/XMLSchema-instance" xmlns:pc="http://schemas.microsoft.com/office/infopath/2007/PartnerControls">
  <documentManagement>
    <_activity xmlns="192b93a0-413e-408b-9614-1485638e62bf" xsi:nil="true"/>
  </documentManagement>
</p:properties>
</file>

<file path=customXml/itemProps1.xml><?xml version="1.0" encoding="utf-8"?>
<ds:datastoreItem xmlns:ds="http://schemas.openxmlformats.org/officeDocument/2006/customXml" ds:itemID="{82FC8F18-3F06-4C5D-AB2C-590F04944F75}">
  <ds:schemaRefs>
    <ds:schemaRef ds:uri="http://schemas.microsoft.com/sharepoint/v3/contenttype/forms"/>
  </ds:schemaRefs>
</ds:datastoreItem>
</file>

<file path=customXml/itemProps2.xml><?xml version="1.0" encoding="utf-8"?>
<ds:datastoreItem xmlns:ds="http://schemas.openxmlformats.org/officeDocument/2006/customXml" ds:itemID="{9983D2D3-773E-4750-A31A-1D63EF0DE0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2b93a0-413e-408b-9614-1485638e62bf"/>
    <ds:schemaRef ds:uri="fcf96cc3-68c4-4c22-a008-51942cf144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F00849-02F1-4C6B-9D07-F953A0FD832F}">
  <ds:schemaRefs>
    <ds:schemaRef ds:uri="http://schemas.openxmlformats.org/officeDocument/2006/bibliography"/>
  </ds:schemaRefs>
</ds:datastoreItem>
</file>

<file path=customXml/itemProps4.xml><?xml version="1.0" encoding="utf-8"?>
<ds:datastoreItem xmlns:ds="http://schemas.openxmlformats.org/officeDocument/2006/customXml" ds:itemID="{630D38EF-5442-4EE7-93CC-E1D560C7D908}">
  <ds:schemaRefs>
    <ds:schemaRef ds:uri="http://schemas.microsoft.com/office/2006/metadata/properties"/>
    <ds:schemaRef ds:uri="http://schemas.microsoft.com/office/infopath/2007/PartnerControls"/>
    <ds:schemaRef ds:uri="192b93a0-413e-408b-9614-1485638e62b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3724</Words>
  <Characters>21230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B00142198 Muhammad Memon</dc:creator>
  <cp:keywords/>
  <dc:description/>
  <cp:lastModifiedBy>Muhammad Memon</cp:lastModifiedBy>
  <cp:revision>276</cp:revision>
  <dcterms:created xsi:type="dcterms:W3CDTF">2024-02-13T09:54:00Z</dcterms:created>
  <dcterms:modified xsi:type="dcterms:W3CDTF">2024-04-23T09:21:00Z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0x01010013D121C693448E458C3ED7081EEBCCFB</vt:lpwstr>
  </property>
</Properties>
</file>